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D4F81" w14:textId="77777777" w:rsidR="00A0714C" w:rsidRPr="00F50AFA" w:rsidDel="00DB796D" w:rsidRDefault="00A0714C" w:rsidP="00A0714C">
      <w:pPr>
        <w:pStyle w:val="EXMprogramlisting"/>
        <w:spacing w:line="276" w:lineRule="auto"/>
        <w:jc w:val="both"/>
        <w:rPr>
          <w:del w:id="0" w:author="Michael Ciletti" w:date="2016-06-16T15:43:00Z"/>
          <w:rFonts w:ascii="Times New Roman" w:hAnsi="Times New Roman" w:cs="Times New Roman"/>
          <w:color w:val="auto"/>
          <w:sz w:val="24"/>
        </w:rPr>
        <w:pPrChange w:id="1" w:author="Michael Ciletti" w:date="2016-07-21T14:00:00Z">
          <w:pPr>
            <w:pStyle w:val="EXMprogramlisting"/>
            <w:spacing w:line="480" w:lineRule="auto"/>
            <w:ind w:left="0"/>
          </w:pPr>
        </w:pPrChange>
      </w:pPr>
      <w:r w:rsidRPr="00F50AFA">
        <w:rPr>
          <w:rFonts w:ascii="Times New Roman" w:hAnsi="Times New Roman" w:cs="Times New Roman"/>
          <w:color w:val="auto"/>
          <w:sz w:val="24"/>
        </w:rPr>
        <w:t xml:space="preserve">// State-diagram-based </w:t>
      </w:r>
      <w:ins w:id="2" w:author="Michael Ciletti" w:date="2016-06-16T15:43:00Z">
        <w:r>
          <w:rPr>
            <w:rFonts w:ascii="Times New Roman" w:hAnsi="Times New Roman" w:cs="Times New Roman"/>
            <w:color w:val="auto"/>
            <w:sz w:val="24"/>
          </w:rPr>
          <w:t xml:space="preserve">behavioral </w:t>
        </w:r>
      </w:ins>
      <w:r w:rsidRPr="00F50AFA">
        <w:rPr>
          <w:rFonts w:ascii="Times New Roman" w:hAnsi="Times New Roman" w:cs="Times New Roman"/>
          <w:color w:val="auto"/>
          <w:sz w:val="24"/>
        </w:rPr>
        <w:t>model (V2001, 2005)</w:t>
      </w:r>
    </w:p>
    <w:p w14:paraId="6AEFC8D3" w14:textId="77777777" w:rsidR="00A0714C" w:rsidRDefault="00A0714C" w:rsidP="00A0714C">
      <w:pPr>
        <w:pStyle w:val="EXMprogramlisting"/>
        <w:spacing w:line="276" w:lineRule="auto"/>
        <w:jc w:val="both"/>
        <w:rPr>
          <w:ins w:id="3" w:author="Michael Ciletti" w:date="2016-06-16T15:43:00Z"/>
          <w:rStyle w:val="BOLD"/>
          <w:rFonts w:ascii="Times New Roman" w:hAnsi="Times New Roman" w:cs="Times New Roman"/>
          <w:color w:val="auto"/>
          <w:sz w:val="20"/>
          <w:szCs w:val="20"/>
          <w:lang w:val="en-US"/>
        </w:rPr>
        <w:pPrChange w:id="4" w:author="Michael Ciletti" w:date="2016-07-21T14:00:00Z">
          <w:pPr>
            <w:pStyle w:val="DPGMMID"/>
            <w:spacing w:line="480" w:lineRule="auto"/>
          </w:pPr>
        </w:pPrChange>
      </w:pPr>
    </w:p>
    <w:p w14:paraId="0BF83301" w14:textId="77777777" w:rsidR="00A0714C" w:rsidRPr="000E0AF8" w:rsidDel="00D55E7B" w:rsidRDefault="00A0714C" w:rsidP="00A0714C">
      <w:pPr>
        <w:pStyle w:val="DPGMMID"/>
        <w:tabs>
          <w:tab w:val="left" w:pos="952"/>
        </w:tabs>
        <w:spacing w:line="276" w:lineRule="auto"/>
        <w:ind w:left="1200"/>
        <w:jc w:val="both"/>
        <w:rPr>
          <w:del w:id="5" w:author="Michael Ciletti" w:date="2016-07-21T15:04:00Z"/>
          <w:color w:val="auto"/>
          <w:sz w:val="20"/>
          <w:szCs w:val="20"/>
        </w:rPr>
      </w:pPr>
      <w:r w:rsidRPr="00507D28">
        <w:rPr>
          <w:rStyle w:val="BOLD"/>
          <w:sz w:val="20"/>
          <w:szCs w:val="20"/>
          <w:rPrChange w:id="6" w:author="Michael Ciletti" w:date="2016-06-16T15:29:00Z">
            <w:rPr>
              <w:rStyle w:val="BOLD"/>
            </w:rPr>
          </w:rPrChange>
        </w:rPr>
        <w:t>module</w:t>
      </w:r>
      <w:r w:rsidRPr="00507D28">
        <w:rPr>
          <w:sz w:val="20"/>
          <w:szCs w:val="20"/>
          <w:rPrChange w:id="7" w:author="Michael Ciletti" w:date="2016-06-16T15:29:00Z">
            <w:rPr/>
          </w:rPrChange>
        </w:rPr>
        <w:t xml:space="preserve"> </w:t>
      </w:r>
      <w:bookmarkStart w:id="8" w:name="_GoBack"/>
      <w:r w:rsidRPr="00507D28">
        <w:rPr>
          <w:sz w:val="20"/>
          <w:szCs w:val="20"/>
          <w:rPrChange w:id="9" w:author="Michael Ciletti" w:date="2016-06-16T15:29:00Z">
            <w:rPr/>
          </w:rPrChange>
        </w:rPr>
        <w:t xml:space="preserve">Moore_Model_Fig_5_20 </w:t>
      </w:r>
      <w:bookmarkEnd w:id="8"/>
      <w:r w:rsidRPr="00507D28">
        <w:rPr>
          <w:sz w:val="20"/>
          <w:szCs w:val="20"/>
          <w:rPrChange w:id="10" w:author="Michael Ciletti" w:date="2016-06-16T15:29:00Z">
            <w:rPr/>
          </w:rPrChange>
        </w:rPr>
        <w:t>(</w:t>
      </w:r>
      <w:ins w:id="11" w:author="Michael Ciletti" w:date="2016-07-21T15:04:00Z">
        <w:r w:rsidRPr="009B7210">
          <w:rPr>
            <w:rStyle w:val="BOLD"/>
            <w:color w:val="auto"/>
            <w:sz w:val="20"/>
            <w:szCs w:val="20"/>
          </w:rPr>
          <w:t>output</w:t>
        </w:r>
        <w:r w:rsidRPr="009B7210">
          <w:rPr>
            <w:color w:val="auto"/>
            <w:sz w:val="20"/>
            <w:szCs w:val="20"/>
          </w:rPr>
          <w:t> </w:t>
        </w:r>
        <w:r w:rsidRPr="009B7210">
          <w:rPr>
            <w:color w:val="auto"/>
            <w:sz w:val="20"/>
            <w:szCs w:val="20"/>
          </w:rPr>
          <w:t>y_out,</w:t>
        </w:r>
        <w:r w:rsidRPr="00D55E7B">
          <w:rPr>
            <w:color w:val="auto"/>
            <w:sz w:val="20"/>
            <w:szCs w:val="20"/>
          </w:rPr>
          <w:t xml:space="preserve"> </w:t>
        </w:r>
      </w:ins>
      <w:moveToRangeStart w:id="12" w:author="Michael Ciletti" w:date="2016-07-21T15:04:00Z" w:name="move330732778"/>
      <w:moveTo w:id="13" w:author="Michael Ciletti" w:date="2016-07-21T15:04:00Z">
        <w:r w:rsidRPr="000E0AF8">
          <w:rPr>
            <w:color w:val="auto"/>
            <w:sz w:val="20"/>
            <w:szCs w:val="20"/>
          </w:rPr>
          <w:t> </w:t>
        </w:r>
        <w:r w:rsidRPr="000E0AF8">
          <w:rPr>
            <w:rStyle w:val="BOLD"/>
            <w:color w:val="auto"/>
            <w:sz w:val="20"/>
            <w:szCs w:val="20"/>
          </w:rPr>
          <w:t>input</w:t>
        </w:r>
        <w:del w:id="14" w:author="Michael Ciletti" w:date="2016-07-21T15:04:00Z">
          <w:r w:rsidRPr="000E0AF8" w:rsidDel="00D55E7B">
            <w:rPr>
              <w:rStyle w:val="BOLD"/>
              <w:color w:val="auto"/>
              <w:sz w:val="20"/>
              <w:szCs w:val="20"/>
            </w:rPr>
            <w:tab/>
          </w:r>
        </w:del>
        <w:r>
          <w:rPr>
            <w:rStyle w:val="BOLD"/>
            <w:color w:val="auto"/>
            <w:sz w:val="20"/>
            <w:szCs w:val="20"/>
          </w:rPr>
          <w:t xml:space="preserve"> </w:t>
        </w:r>
        <w:r w:rsidRPr="000E0AF8">
          <w:rPr>
            <w:color w:val="auto"/>
            <w:sz w:val="20"/>
            <w:szCs w:val="20"/>
          </w:rPr>
          <w:t>x_in, clock, reset</w:t>
        </w:r>
      </w:moveTo>
    </w:p>
    <w:moveToRangeEnd w:id="12"/>
    <w:p w14:paraId="4BC96A94" w14:textId="77777777" w:rsidR="00A0714C" w:rsidRPr="00507D28" w:rsidDel="00D55E7B" w:rsidRDefault="00A0714C" w:rsidP="00A0714C">
      <w:pPr>
        <w:pStyle w:val="EXMprogramlisting"/>
        <w:spacing w:line="276" w:lineRule="auto"/>
        <w:jc w:val="both"/>
        <w:rPr>
          <w:del w:id="15" w:author="Michael Ciletti" w:date="2016-07-21T15:04:00Z"/>
          <w:color w:val="auto"/>
          <w:sz w:val="20"/>
          <w:szCs w:val="20"/>
          <w:rPrChange w:id="16" w:author="Michael Ciletti" w:date="2016-06-16T15:29:00Z">
            <w:rPr>
              <w:del w:id="17" w:author="Michael Ciletti" w:date="2016-07-21T15:04:00Z"/>
              <w:rFonts w:ascii="Times New Roman" w:hAnsi="Times New Roman" w:cs="Times New Roman"/>
              <w:color w:val="auto"/>
              <w:sz w:val="24"/>
            </w:rPr>
          </w:rPrChange>
        </w:rPr>
        <w:pPrChange w:id="18" w:author="Michael Ciletti" w:date="2016-07-21T14:00:00Z">
          <w:pPr>
            <w:pStyle w:val="DPGMMID"/>
            <w:spacing w:line="480" w:lineRule="auto"/>
          </w:pPr>
        </w:pPrChange>
      </w:pPr>
    </w:p>
    <w:p w14:paraId="090A98F8" w14:textId="77777777" w:rsidR="00A0714C" w:rsidRPr="00507D28" w:rsidDel="00D55E7B" w:rsidRDefault="00A0714C" w:rsidP="00A0714C">
      <w:pPr>
        <w:pStyle w:val="DPGMMID"/>
        <w:tabs>
          <w:tab w:val="left" w:pos="952"/>
        </w:tabs>
        <w:spacing w:line="276" w:lineRule="auto"/>
        <w:ind w:left="1200"/>
        <w:jc w:val="both"/>
        <w:rPr>
          <w:del w:id="19" w:author="Michael Ciletti" w:date="2016-07-21T15:04:00Z"/>
          <w:color w:val="auto"/>
          <w:sz w:val="20"/>
          <w:szCs w:val="20"/>
          <w:rPrChange w:id="20" w:author="Michael Ciletti" w:date="2016-06-16T15:29:00Z">
            <w:rPr>
              <w:del w:id="21" w:author="Michael Ciletti" w:date="2016-07-21T15:04:00Z"/>
              <w:rFonts w:ascii="Times New Roman" w:hAnsi="Times New Roman" w:cs="Times New Roman"/>
              <w:color w:val="auto"/>
              <w:sz w:val="24"/>
            </w:rPr>
          </w:rPrChange>
        </w:rPr>
        <w:pPrChange w:id="22" w:author="Michael Ciletti" w:date="2016-07-21T15:04:00Z">
          <w:pPr>
            <w:pStyle w:val="DPGMMID"/>
            <w:spacing w:line="480" w:lineRule="auto"/>
          </w:pPr>
        </w:pPrChange>
      </w:pPr>
      <w:del w:id="23" w:author="Michael Ciletti" w:date="2016-07-21T15:04:00Z">
        <w:r w:rsidRPr="00507D28" w:rsidDel="00D55E7B">
          <w:rPr>
            <w:sz w:val="20"/>
            <w:szCs w:val="20"/>
            <w:rPrChange w:id="24" w:author="Michael Ciletti" w:date="2016-06-16T15:29:00Z">
              <w:rPr/>
            </w:rPrChange>
          </w:rPr>
          <w:delText> </w:delText>
        </w:r>
        <w:r w:rsidRPr="00507D28" w:rsidDel="00D55E7B">
          <w:rPr>
            <w:rStyle w:val="BOLD"/>
            <w:sz w:val="20"/>
            <w:szCs w:val="20"/>
            <w:rPrChange w:id="25" w:author="Michael Ciletti" w:date="2016-06-16T15:29:00Z">
              <w:rPr>
                <w:rStyle w:val="BOLD"/>
              </w:rPr>
            </w:rPrChange>
          </w:rPr>
          <w:delText>output</w:delText>
        </w:r>
        <w:r w:rsidRPr="00507D28" w:rsidDel="00D55E7B">
          <w:rPr>
            <w:sz w:val="20"/>
            <w:szCs w:val="20"/>
            <w:rPrChange w:id="26" w:author="Michael Ciletti" w:date="2016-06-16T15:29:00Z">
              <w:rPr/>
            </w:rPrChange>
          </w:rPr>
          <w:delText> </w:delText>
        </w:r>
        <w:r w:rsidRPr="00507D28" w:rsidDel="00D55E7B">
          <w:rPr>
            <w:sz w:val="20"/>
            <w:szCs w:val="20"/>
            <w:rPrChange w:id="27" w:author="Michael Ciletti" w:date="2016-06-16T15:29:00Z">
              <w:rPr/>
            </w:rPrChange>
          </w:rPr>
          <w:delText>y_out,</w:delText>
        </w:r>
      </w:del>
    </w:p>
    <w:p w14:paraId="769B1677" w14:textId="77777777" w:rsidR="00A0714C" w:rsidRPr="00507D28" w:rsidDel="00D55E7B" w:rsidRDefault="00A0714C" w:rsidP="00A0714C">
      <w:pPr>
        <w:pStyle w:val="DPGMMID"/>
        <w:tabs>
          <w:tab w:val="left" w:pos="952"/>
        </w:tabs>
        <w:spacing w:line="276" w:lineRule="auto"/>
        <w:ind w:left="1200"/>
        <w:jc w:val="both"/>
        <w:rPr>
          <w:color w:val="auto"/>
          <w:sz w:val="20"/>
          <w:szCs w:val="20"/>
          <w:rPrChange w:id="2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" w:author="Michael Ciletti" w:date="2016-07-21T15:04:00Z">
          <w:pPr>
            <w:pStyle w:val="DPGMMID"/>
            <w:tabs>
              <w:tab w:val="left" w:pos="952"/>
            </w:tabs>
            <w:spacing w:line="480" w:lineRule="auto"/>
          </w:pPr>
        </w:pPrChange>
      </w:pPr>
      <w:moveFromRangeStart w:id="30" w:author="Michael Ciletti" w:date="2016-07-21T15:04:00Z" w:name="move330732778"/>
      <w:moveFrom w:id="31" w:author="Michael Ciletti" w:date="2016-07-21T15:04:00Z">
        <w:r w:rsidRPr="00507D28" w:rsidDel="00D55E7B">
          <w:rPr>
            <w:color w:val="auto"/>
            <w:sz w:val="20"/>
            <w:szCs w:val="20"/>
            <w:rPrChange w:id="32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> </w:t>
        </w:r>
        <w:r w:rsidRPr="00507D28" w:rsidDel="00D55E7B">
          <w:rPr>
            <w:rStyle w:val="BOLD"/>
            <w:color w:val="auto"/>
            <w:sz w:val="20"/>
            <w:szCs w:val="20"/>
            <w:rPrChange w:id="33" w:author="Michael Ciletti" w:date="2016-06-16T15:29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t>input</w:t>
        </w:r>
        <w:r w:rsidRPr="00507D28" w:rsidDel="00D55E7B">
          <w:rPr>
            <w:rStyle w:val="BOLD"/>
            <w:color w:val="auto"/>
            <w:sz w:val="20"/>
            <w:szCs w:val="20"/>
            <w:rPrChange w:id="34" w:author="Michael Ciletti" w:date="2016-06-16T15:29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  <w:r w:rsidRPr="00507D28" w:rsidDel="00D55E7B">
          <w:rPr>
            <w:color w:val="auto"/>
            <w:sz w:val="20"/>
            <w:szCs w:val="20"/>
            <w:rPrChange w:id="35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>x_in, clock, reset</w:t>
        </w:r>
      </w:moveFrom>
    </w:p>
    <w:moveFromRangeEnd w:id="30"/>
    <w:p w14:paraId="36B9D229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14:paraId="11C03D59" w14:textId="77777777" w:rsidR="00A0714C" w:rsidRPr="00507D28" w:rsidRDefault="00A0714C" w:rsidP="00A0714C">
      <w:pPr>
        <w:pStyle w:val="DPGMMID"/>
        <w:tabs>
          <w:tab w:val="left" w:pos="1920"/>
        </w:tabs>
        <w:spacing w:line="276" w:lineRule="auto"/>
        <w:ind w:left="1200"/>
        <w:jc w:val="both"/>
        <w:rPr>
          <w:color w:val="auto"/>
          <w:sz w:val="20"/>
          <w:szCs w:val="20"/>
          <w:rPrChange w:id="3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" w:author="Michael Ciletti" w:date="2016-07-21T14:00:00Z">
          <w:pPr>
            <w:pStyle w:val="DPGMMID"/>
            <w:tabs>
              <w:tab w:val="left" w:pos="192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42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507D28">
        <w:rPr>
          <w:color w:val="auto"/>
          <w:sz w:val="20"/>
          <w:szCs w:val="20"/>
          <w:rPrChange w:id="4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[1: 0]</w:t>
      </w:r>
      <w:r w:rsidRPr="00507D28">
        <w:rPr>
          <w:color w:val="auto"/>
          <w:sz w:val="20"/>
          <w:szCs w:val="20"/>
          <w:rPrChange w:id="4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state;</w:t>
      </w:r>
    </w:p>
    <w:p w14:paraId="16FE39A1" w14:textId="77777777" w:rsidR="00A0714C" w:rsidRPr="00507D28" w:rsidRDefault="00A0714C" w:rsidP="00A0714C">
      <w:pPr>
        <w:pStyle w:val="DPGMMID"/>
        <w:tabs>
          <w:tab w:val="left" w:pos="1920"/>
        </w:tabs>
        <w:spacing w:line="276" w:lineRule="auto"/>
        <w:ind w:left="1200"/>
        <w:jc w:val="both"/>
        <w:rPr>
          <w:color w:val="auto"/>
          <w:sz w:val="20"/>
          <w:szCs w:val="20"/>
          <w:rPrChange w:id="4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6" w:author="Michael Ciletti" w:date="2016-07-21T14:00:00Z">
          <w:pPr>
            <w:pStyle w:val="DPGMMID"/>
            <w:tabs>
              <w:tab w:val="left" w:pos="192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4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507D28">
        <w:rPr>
          <w:color w:val="auto"/>
          <w:sz w:val="20"/>
          <w:szCs w:val="20"/>
          <w:rPrChange w:id="4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S0 = 2'b00, S1 = 2'b01, S2 = 2'b10, S3 = 2'b11;</w:t>
      </w:r>
    </w:p>
    <w:p w14:paraId="31F5951B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5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1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5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53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507D28">
        <w:rPr>
          <w:color w:val="auto"/>
          <w:sz w:val="20"/>
          <w:szCs w:val="20"/>
          <w:rPrChange w:id="5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rStyle w:val="BOLD"/>
          <w:color w:val="auto"/>
          <w:sz w:val="20"/>
          <w:szCs w:val="20"/>
          <w:rPrChange w:id="55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507D28">
        <w:rPr>
          <w:color w:val="auto"/>
          <w:sz w:val="20"/>
          <w:szCs w:val="20"/>
          <w:rPrChange w:id="5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507D28">
        <w:rPr>
          <w:rStyle w:val="BOLD"/>
          <w:color w:val="auto"/>
          <w:sz w:val="20"/>
          <w:szCs w:val="20"/>
          <w:rPrChange w:id="5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507D28">
        <w:rPr>
          <w:color w:val="auto"/>
          <w:sz w:val="20"/>
          <w:szCs w:val="20"/>
          <w:rPrChange w:id="5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clock, </w:t>
      </w:r>
      <w:r w:rsidRPr="00507D28">
        <w:rPr>
          <w:rStyle w:val="BOLD"/>
          <w:color w:val="auto"/>
          <w:sz w:val="20"/>
          <w:szCs w:val="20"/>
          <w:rPrChange w:id="59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507D28">
        <w:rPr>
          <w:color w:val="auto"/>
          <w:sz w:val="20"/>
          <w:szCs w:val="20"/>
          <w:rPrChange w:id="6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reset)</w:t>
      </w:r>
    </w:p>
    <w:p w14:paraId="3565E874" w14:textId="77777777" w:rsidR="00A0714C" w:rsidRPr="00507D28" w:rsidRDefault="00A0714C" w:rsidP="00A0714C">
      <w:pPr>
        <w:pStyle w:val="DPGMMID"/>
        <w:tabs>
          <w:tab w:val="left" w:pos="840"/>
          <w:tab w:val="left" w:pos="4956"/>
        </w:tabs>
        <w:spacing w:line="276" w:lineRule="auto"/>
        <w:ind w:left="1200"/>
        <w:jc w:val="both"/>
        <w:rPr>
          <w:color w:val="auto"/>
          <w:sz w:val="20"/>
          <w:szCs w:val="20"/>
          <w:rPrChange w:id="6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2" w:author="Michael Ciletti" w:date="2016-07-21T14:00:00Z">
          <w:pPr>
            <w:pStyle w:val="DPGMMID"/>
            <w:tabs>
              <w:tab w:val="left" w:pos="840"/>
              <w:tab w:val="left" w:pos="4956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6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64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6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ins w:id="66" w:author="Michael Ciletti" w:date="2016-07-21T15:04:00Z">
        <w:r>
          <w:rPr>
            <w:color w:val="auto"/>
            <w:sz w:val="20"/>
            <w:szCs w:val="20"/>
          </w:rPr>
          <w:t>!</w:t>
        </w:r>
      </w:ins>
      <w:r w:rsidRPr="00507D28">
        <w:rPr>
          <w:color w:val="auto"/>
          <w:sz w:val="20"/>
          <w:szCs w:val="20"/>
          <w:rPrChange w:id="6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reset</w:t>
      </w:r>
      <w:del w:id="68" w:author="Michael Ciletti" w:date="2016-07-21T15:04:00Z">
        <w:r w:rsidRPr="00507D28" w:rsidDel="00D55E7B">
          <w:rPr>
            <w:color w:val="auto"/>
            <w:sz w:val="20"/>
            <w:szCs w:val="20"/>
            <w:rPrChange w:id="69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 xml:space="preserve"> == 0</w:delText>
        </w:r>
      </w:del>
      <w:r w:rsidRPr="00507D28">
        <w:rPr>
          <w:color w:val="auto"/>
          <w:sz w:val="20"/>
          <w:szCs w:val="20"/>
          <w:rPrChange w:id="7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) state &lt;= S0;</w:t>
      </w:r>
      <w:r w:rsidRPr="00507D28">
        <w:rPr>
          <w:color w:val="auto"/>
          <w:sz w:val="20"/>
          <w:szCs w:val="20"/>
          <w:rPrChange w:id="7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Initialize to state S0</w:t>
      </w:r>
    </w:p>
    <w:p w14:paraId="21937419" w14:textId="77777777" w:rsidR="00A0714C" w:rsidRPr="00507D28" w:rsidRDefault="00A0714C" w:rsidP="00A0714C">
      <w:pPr>
        <w:pStyle w:val="DPGMMID"/>
        <w:tabs>
          <w:tab w:val="left" w:pos="840"/>
          <w:tab w:val="left" w:pos="4460"/>
        </w:tabs>
        <w:spacing w:line="276" w:lineRule="auto"/>
        <w:ind w:left="1200"/>
        <w:jc w:val="both"/>
        <w:rPr>
          <w:color w:val="auto"/>
          <w:sz w:val="20"/>
          <w:szCs w:val="20"/>
          <w:rPrChange w:id="7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3" w:author="Michael Ciletti" w:date="2016-07-21T14:00:00Z">
          <w:pPr>
            <w:pStyle w:val="DPGMMID"/>
            <w:tabs>
              <w:tab w:val="left" w:pos="840"/>
              <w:tab w:val="left" w:pos="4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7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75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507D28">
        <w:rPr>
          <w:color w:val="auto"/>
          <w:sz w:val="20"/>
          <w:szCs w:val="20"/>
          <w:rPrChange w:id="7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rStyle w:val="BOLD"/>
          <w:color w:val="auto"/>
          <w:sz w:val="20"/>
          <w:szCs w:val="20"/>
          <w:rPrChange w:id="7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507D28">
        <w:rPr>
          <w:color w:val="auto"/>
          <w:sz w:val="20"/>
          <w:szCs w:val="20"/>
          <w:rPrChange w:id="7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(state)</w:t>
      </w:r>
    </w:p>
    <w:p w14:paraId="30D9A146" w14:textId="77777777" w:rsidR="00A0714C" w:rsidRPr="00507D28" w:rsidRDefault="00A0714C" w:rsidP="00A0714C">
      <w:pPr>
        <w:pStyle w:val="DPGMMID"/>
        <w:tabs>
          <w:tab w:val="left" w:pos="4460"/>
        </w:tabs>
        <w:spacing w:line="276" w:lineRule="auto"/>
        <w:ind w:left="1200"/>
        <w:jc w:val="both"/>
        <w:rPr>
          <w:color w:val="auto"/>
          <w:sz w:val="20"/>
          <w:szCs w:val="20"/>
          <w:rPrChange w:id="7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0" w:author="Michael Ciletti" w:date="2016-07-21T14:00:00Z">
          <w:pPr>
            <w:pStyle w:val="DPGMMID"/>
            <w:tabs>
              <w:tab w:val="left" w:pos="4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8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8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8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S0:</w:t>
      </w:r>
      <w:r w:rsidRPr="00507D28">
        <w:rPr>
          <w:color w:val="auto"/>
          <w:sz w:val="20"/>
          <w:szCs w:val="20"/>
          <w:rPrChange w:id="8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8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8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8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(x_in)  state &lt;= S1; </w:t>
      </w:r>
      <w:r w:rsidRPr="00507D28">
        <w:rPr>
          <w:rStyle w:val="BOLD"/>
          <w:color w:val="auto"/>
          <w:sz w:val="20"/>
          <w:szCs w:val="20"/>
          <w:rPrChange w:id="8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507D28">
        <w:rPr>
          <w:color w:val="auto"/>
          <w:sz w:val="20"/>
          <w:szCs w:val="20"/>
          <w:rPrChange w:id="8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S0;</w:t>
      </w:r>
    </w:p>
    <w:p w14:paraId="280CCB21" w14:textId="77777777" w:rsidR="00A0714C" w:rsidRPr="00507D28" w:rsidRDefault="00A0714C" w:rsidP="00A0714C">
      <w:pPr>
        <w:pStyle w:val="DPGMMID"/>
        <w:tabs>
          <w:tab w:val="left" w:pos="4460"/>
        </w:tabs>
        <w:spacing w:line="276" w:lineRule="auto"/>
        <w:ind w:left="1200"/>
        <w:jc w:val="both"/>
        <w:rPr>
          <w:color w:val="auto"/>
          <w:sz w:val="20"/>
          <w:szCs w:val="20"/>
          <w:rPrChange w:id="9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1" w:author="Michael Ciletti" w:date="2016-07-21T14:00:00Z">
          <w:pPr>
            <w:pStyle w:val="DPGMMID"/>
            <w:tabs>
              <w:tab w:val="left" w:pos="4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9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9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9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S1:</w:t>
      </w:r>
      <w:r w:rsidRPr="00507D28">
        <w:rPr>
          <w:color w:val="auto"/>
          <w:sz w:val="20"/>
          <w:szCs w:val="20"/>
          <w:rPrChange w:id="9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9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9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9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(x_in)  state &lt;= S2; </w:t>
      </w:r>
      <w:r w:rsidRPr="00507D28">
        <w:rPr>
          <w:rStyle w:val="BOLD"/>
          <w:color w:val="auto"/>
          <w:sz w:val="20"/>
          <w:szCs w:val="20"/>
          <w:rPrChange w:id="99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507D28">
        <w:rPr>
          <w:color w:val="auto"/>
          <w:sz w:val="20"/>
          <w:szCs w:val="20"/>
          <w:rPrChange w:id="10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S1;</w:t>
      </w:r>
    </w:p>
    <w:p w14:paraId="0DD97C85" w14:textId="77777777" w:rsidR="00A0714C" w:rsidRPr="00507D28" w:rsidRDefault="00A0714C" w:rsidP="00A0714C">
      <w:pPr>
        <w:pStyle w:val="DPGMMID"/>
        <w:tabs>
          <w:tab w:val="left" w:pos="4460"/>
        </w:tabs>
        <w:spacing w:line="276" w:lineRule="auto"/>
        <w:ind w:left="1200"/>
        <w:jc w:val="both"/>
        <w:rPr>
          <w:color w:val="auto"/>
          <w:sz w:val="20"/>
          <w:szCs w:val="20"/>
          <w:rPrChange w:id="10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2" w:author="Michael Ciletti" w:date="2016-07-21T14:00:00Z">
          <w:pPr>
            <w:pStyle w:val="DPGMMID"/>
            <w:tabs>
              <w:tab w:val="left" w:pos="4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0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10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10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S2:</w:t>
      </w:r>
      <w:r w:rsidRPr="00507D28">
        <w:rPr>
          <w:color w:val="auto"/>
          <w:sz w:val="20"/>
          <w:szCs w:val="20"/>
          <w:rPrChange w:id="10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10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10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10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(x_in)  state &lt;= S3; </w:t>
      </w:r>
      <w:r w:rsidRPr="00507D28">
        <w:rPr>
          <w:rStyle w:val="BOLD"/>
          <w:color w:val="auto"/>
          <w:sz w:val="20"/>
          <w:szCs w:val="20"/>
          <w:rPrChange w:id="110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507D28">
        <w:rPr>
          <w:color w:val="auto"/>
          <w:sz w:val="20"/>
          <w:szCs w:val="20"/>
          <w:rPrChange w:id="11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S2;</w:t>
      </w:r>
    </w:p>
    <w:p w14:paraId="6B8AB163" w14:textId="77777777" w:rsidR="00A0714C" w:rsidRPr="00507D28" w:rsidRDefault="00A0714C" w:rsidP="00A0714C">
      <w:pPr>
        <w:pStyle w:val="DPGMMID"/>
        <w:tabs>
          <w:tab w:val="left" w:pos="4460"/>
        </w:tabs>
        <w:spacing w:line="276" w:lineRule="auto"/>
        <w:ind w:left="1200"/>
        <w:jc w:val="both"/>
        <w:rPr>
          <w:color w:val="auto"/>
          <w:sz w:val="20"/>
          <w:szCs w:val="20"/>
          <w:rPrChange w:id="11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3" w:author="Michael Ciletti" w:date="2016-07-21T14:00:00Z">
          <w:pPr>
            <w:pStyle w:val="DPGMMID"/>
            <w:tabs>
              <w:tab w:val="left" w:pos="4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1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11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11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S3:</w:t>
      </w:r>
      <w:r w:rsidRPr="00507D28">
        <w:rPr>
          <w:color w:val="auto"/>
          <w:sz w:val="20"/>
          <w:szCs w:val="20"/>
          <w:rPrChange w:id="11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11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119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12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(x_in)  state &lt;= S0; </w:t>
      </w:r>
      <w:r w:rsidRPr="00507D28">
        <w:rPr>
          <w:rStyle w:val="BOLD"/>
          <w:color w:val="auto"/>
          <w:sz w:val="20"/>
          <w:szCs w:val="20"/>
          <w:rPrChange w:id="121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507D28">
        <w:rPr>
          <w:color w:val="auto"/>
          <w:sz w:val="20"/>
          <w:szCs w:val="20"/>
          <w:rPrChange w:id="12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S3;</w:t>
      </w:r>
    </w:p>
    <w:p w14:paraId="42C41036" w14:textId="77777777" w:rsidR="00A0714C" w:rsidRPr="00507D28" w:rsidRDefault="00A0714C" w:rsidP="00A0714C">
      <w:pPr>
        <w:pStyle w:val="DPGMMID"/>
        <w:tabs>
          <w:tab w:val="left" w:pos="840"/>
          <w:tab w:val="left" w:pos="4460"/>
        </w:tabs>
        <w:spacing w:line="276" w:lineRule="auto"/>
        <w:ind w:left="1200"/>
        <w:jc w:val="both"/>
        <w:rPr>
          <w:color w:val="auto"/>
          <w:sz w:val="20"/>
          <w:szCs w:val="20"/>
          <w:rPrChange w:id="12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4" w:author="Michael Ciletti" w:date="2016-07-21T14:00:00Z">
          <w:pPr>
            <w:pStyle w:val="DPGMMID"/>
            <w:tabs>
              <w:tab w:val="left" w:pos="840"/>
              <w:tab w:val="left" w:pos="4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2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12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14:paraId="76AEBB29" w14:textId="77777777" w:rsidR="00A0714C" w:rsidRPr="00507D28" w:rsidRDefault="00A0714C" w:rsidP="00A0714C">
      <w:pPr>
        <w:pStyle w:val="DPGMMID"/>
        <w:tabs>
          <w:tab w:val="left" w:pos="840"/>
          <w:tab w:val="left" w:pos="4920"/>
        </w:tabs>
        <w:spacing w:line="276" w:lineRule="auto"/>
        <w:ind w:left="1200"/>
        <w:jc w:val="both"/>
        <w:rPr>
          <w:color w:val="auto"/>
          <w:sz w:val="20"/>
          <w:szCs w:val="20"/>
          <w:rPrChange w:id="12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8" w:author="Michael Ciletti" w:date="2016-07-21T14:00:00Z">
          <w:pPr>
            <w:pStyle w:val="DPGMMID"/>
            <w:tabs>
              <w:tab w:val="left" w:pos="840"/>
              <w:tab w:val="left" w:pos="492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2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130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507D28">
        <w:rPr>
          <w:color w:val="auto"/>
          <w:sz w:val="20"/>
          <w:szCs w:val="20"/>
          <w:rPrChange w:id="13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y_out = (state == S3);</w:t>
      </w:r>
      <w:r w:rsidRPr="00507D28">
        <w:rPr>
          <w:color w:val="auto"/>
          <w:sz w:val="20"/>
          <w:szCs w:val="20"/>
          <w:rPrChange w:id="13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Output of flip-flops</w:t>
      </w:r>
    </w:p>
    <w:p w14:paraId="284F020A" w14:textId="77777777" w:rsidR="00A0714C" w:rsidRDefault="00A0714C" w:rsidP="00A0714C">
      <w:pPr>
        <w:pStyle w:val="DPGMMID"/>
        <w:tabs>
          <w:tab w:val="left" w:pos="840"/>
          <w:tab w:val="left" w:pos="4460"/>
        </w:tabs>
        <w:spacing w:line="276" w:lineRule="auto"/>
        <w:ind w:left="1200"/>
        <w:jc w:val="both"/>
        <w:rPr>
          <w:ins w:id="133" w:author="Michael Ciletti" w:date="2016-06-16T15:31:00Z"/>
          <w:rStyle w:val="BOLD"/>
          <w:color w:val="auto"/>
          <w:sz w:val="20"/>
          <w:szCs w:val="20"/>
        </w:rPr>
        <w:pPrChange w:id="134" w:author="Michael Ciletti" w:date="2016-07-21T14:00:00Z">
          <w:pPr>
            <w:pStyle w:val="DPGMMID"/>
            <w:tabs>
              <w:tab w:val="left" w:pos="840"/>
              <w:tab w:val="left" w:pos="4460"/>
            </w:tabs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135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14:paraId="7A0E1411" w14:textId="77777777" w:rsidR="00A0714C" w:rsidRPr="00507D28" w:rsidRDefault="00A0714C" w:rsidP="00A0714C">
      <w:pPr>
        <w:pStyle w:val="DPGMMID"/>
        <w:tabs>
          <w:tab w:val="left" w:pos="840"/>
          <w:tab w:val="left" w:pos="4460"/>
        </w:tabs>
        <w:spacing w:line="276" w:lineRule="auto"/>
        <w:ind w:left="1200"/>
        <w:jc w:val="both"/>
        <w:rPr>
          <w:color w:val="auto"/>
          <w:sz w:val="20"/>
          <w:szCs w:val="20"/>
          <w:rPrChange w:id="13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7" w:author="Michael Ciletti" w:date="2016-07-21T14:00:00Z">
          <w:pPr>
            <w:pStyle w:val="DPGMMID"/>
            <w:tabs>
              <w:tab w:val="left" w:pos="840"/>
              <w:tab w:val="left" w:pos="4460"/>
            </w:tabs>
            <w:spacing w:line="480" w:lineRule="auto"/>
          </w:pPr>
        </w:pPrChange>
      </w:pPr>
    </w:p>
    <w:p w14:paraId="0924D999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13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9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4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// </w:t>
      </w:r>
      <w:r w:rsidRPr="00507D28">
        <w:rPr>
          <w:smallCaps/>
          <w:color w:val="auto"/>
          <w:sz w:val="20"/>
          <w:szCs w:val="20"/>
          <w:rPrChange w:id="141" w:author="Michael Ciletti" w:date="2016-06-16T15:29:00Z">
            <w:rPr>
              <w:rFonts w:ascii="Times New Roman" w:hAnsi="Times New Roman" w:cs="Times New Roman"/>
              <w:smallCaps/>
              <w:color w:val="auto"/>
              <w:sz w:val="24"/>
            </w:rPr>
          </w:rPrChange>
        </w:rPr>
        <w:t>S</w:t>
      </w:r>
      <w:r w:rsidRPr="00507D28">
        <w:rPr>
          <w:color w:val="auto"/>
          <w:sz w:val="20"/>
          <w:szCs w:val="20"/>
          <w:rPrChange w:id="14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tructural model</w:t>
      </w:r>
      <w:ins w:id="143" w:author="Michael Ciletti" w:date="2016-06-16T15:50:00Z">
        <w:r>
          <w:rPr>
            <w:color w:val="auto"/>
            <w:sz w:val="20"/>
            <w:szCs w:val="20"/>
          </w:rPr>
          <w:t xml:space="preserve"> with T flip-flops</w:t>
        </w:r>
      </w:ins>
    </w:p>
    <w:p w14:paraId="65BC7B27" w14:textId="77777777" w:rsidR="00A0714C" w:rsidRPr="00473515" w:rsidDel="00D55E7B" w:rsidRDefault="00A0714C" w:rsidP="00A0714C">
      <w:pPr>
        <w:pStyle w:val="DPGMMID"/>
        <w:tabs>
          <w:tab w:val="left" w:pos="1414"/>
        </w:tabs>
        <w:spacing w:line="276" w:lineRule="auto"/>
        <w:ind w:left="1200"/>
        <w:jc w:val="both"/>
        <w:rPr>
          <w:del w:id="144" w:author="Michael Ciletti" w:date="2016-07-21T15:05:00Z"/>
          <w:color w:val="auto"/>
          <w:sz w:val="20"/>
          <w:szCs w:val="20"/>
        </w:rPr>
        <w:pPrChange w:id="145" w:author="Michael Ciletti" w:date="2016-07-21T15:05:00Z">
          <w:pPr>
            <w:pStyle w:val="DPGMMID"/>
            <w:spacing w:line="276" w:lineRule="auto"/>
            <w:ind w:left="1200"/>
            <w:jc w:val="both"/>
          </w:pPr>
        </w:pPrChange>
      </w:pPr>
      <w:r w:rsidRPr="00507D28">
        <w:rPr>
          <w:rStyle w:val="BOLD"/>
          <w:sz w:val="20"/>
          <w:szCs w:val="20"/>
          <w:rPrChange w:id="146" w:author="Michael Ciletti" w:date="2016-06-16T15:29:00Z">
            <w:rPr>
              <w:rStyle w:val="BOLD"/>
            </w:rPr>
          </w:rPrChange>
        </w:rPr>
        <w:t>module</w:t>
      </w:r>
      <w:r w:rsidRPr="00507D28">
        <w:rPr>
          <w:sz w:val="20"/>
          <w:szCs w:val="20"/>
          <w:rPrChange w:id="147" w:author="Michael Ciletti" w:date="2016-06-16T15:29:00Z">
            <w:rPr/>
          </w:rPrChange>
        </w:rPr>
        <w:t xml:space="preserve"> Moore_Model_STR_Fig_5_20 (</w:t>
      </w:r>
      <w:moveToRangeStart w:id="148" w:author="Michael Ciletti" w:date="2016-07-21T15:05:00Z" w:name="move330732835"/>
      <w:moveTo w:id="149" w:author="Michael Ciletti" w:date="2016-07-21T15:05:00Z">
        <w:r w:rsidRPr="00473515">
          <w:rPr>
            <w:color w:val="auto"/>
            <w:sz w:val="20"/>
            <w:szCs w:val="20"/>
          </w:rPr>
          <w:t> </w:t>
        </w:r>
        <w:r w:rsidRPr="00473515">
          <w:rPr>
            <w:rStyle w:val="BOLD"/>
            <w:color w:val="auto"/>
            <w:sz w:val="20"/>
            <w:szCs w:val="20"/>
          </w:rPr>
          <w:t>output</w:t>
        </w:r>
      </w:moveTo>
      <w:ins w:id="150" w:author="Michael Ciletti" w:date="2016-07-21T15:05:00Z">
        <w:r>
          <w:rPr>
            <w:rStyle w:val="BOLD"/>
            <w:color w:val="auto"/>
            <w:sz w:val="20"/>
            <w:szCs w:val="20"/>
          </w:rPr>
          <w:t xml:space="preserve"> </w:t>
        </w:r>
      </w:ins>
      <w:moveTo w:id="151" w:author="Michael Ciletti" w:date="2016-07-21T15:05:00Z">
        <w:del w:id="152" w:author="Michael Ciletti" w:date="2016-07-21T15:05:00Z">
          <w:r w:rsidRPr="00473515" w:rsidDel="00D55E7B">
            <w:rPr>
              <w:color w:val="auto"/>
              <w:sz w:val="20"/>
              <w:szCs w:val="20"/>
            </w:rPr>
            <w:tab/>
          </w:r>
          <w:r w:rsidDel="00D55E7B">
            <w:rPr>
              <w:color w:val="auto"/>
              <w:sz w:val="20"/>
              <w:szCs w:val="20"/>
            </w:rPr>
            <w:delText xml:space="preserve"> </w:delText>
          </w:r>
          <w:r w:rsidDel="00D55E7B">
            <w:rPr>
              <w:color w:val="auto"/>
              <w:sz w:val="20"/>
              <w:szCs w:val="20"/>
            </w:rPr>
            <w:tab/>
          </w:r>
          <w:r w:rsidDel="00D55E7B">
            <w:rPr>
              <w:color w:val="auto"/>
              <w:sz w:val="20"/>
              <w:szCs w:val="20"/>
            </w:rPr>
            <w:tab/>
          </w:r>
          <w:r w:rsidDel="00D55E7B">
            <w:rPr>
              <w:color w:val="auto"/>
              <w:sz w:val="20"/>
              <w:szCs w:val="20"/>
            </w:rPr>
            <w:tab/>
          </w:r>
        </w:del>
        <w:r w:rsidRPr="00473515">
          <w:rPr>
            <w:color w:val="auto"/>
            <w:sz w:val="20"/>
            <w:szCs w:val="20"/>
          </w:rPr>
          <w:t>y_out, A, B,</w:t>
        </w:r>
      </w:moveTo>
      <w:ins w:id="153" w:author="Michael Ciletti" w:date="2016-07-21T15:23:00Z">
        <w:r>
          <w:rPr>
            <w:color w:val="auto"/>
            <w:sz w:val="20"/>
            <w:szCs w:val="20"/>
          </w:rPr>
          <w:t xml:space="preserve"> </w:t>
        </w:r>
      </w:ins>
      <w:ins w:id="154" w:author="Michael Ciletti" w:date="2016-07-21T15:05:00Z">
        <w:r w:rsidRPr="0098732B">
          <w:rPr>
            <w:rStyle w:val="BOLD"/>
            <w:color w:val="auto"/>
            <w:sz w:val="20"/>
            <w:szCs w:val="20"/>
          </w:rPr>
          <w:t>input</w:t>
        </w:r>
        <w:r>
          <w:rPr>
            <w:color w:val="auto"/>
            <w:sz w:val="20"/>
            <w:szCs w:val="20"/>
          </w:rPr>
          <w:t xml:space="preserve"> </w:t>
        </w:r>
        <w:r w:rsidRPr="0098732B">
          <w:rPr>
            <w:color w:val="auto"/>
            <w:sz w:val="20"/>
            <w:szCs w:val="20"/>
          </w:rPr>
          <w:t>x_in, clock, reset</w:t>
        </w:r>
      </w:ins>
    </w:p>
    <w:moveToRangeEnd w:id="148"/>
    <w:p w14:paraId="0ACD6655" w14:textId="77777777" w:rsidR="00A0714C" w:rsidRPr="00507D28" w:rsidDel="00D55E7B" w:rsidRDefault="00A0714C" w:rsidP="00A0714C">
      <w:pPr>
        <w:pStyle w:val="DPGMMID"/>
        <w:tabs>
          <w:tab w:val="left" w:pos="1414"/>
        </w:tabs>
        <w:spacing w:line="276" w:lineRule="auto"/>
        <w:ind w:left="1200"/>
        <w:jc w:val="both"/>
        <w:rPr>
          <w:del w:id="155" w:author="Michael Ciletti" w:date="2016-07-21T15:05:00Z"/>
          <w:color w:val="auto"/>
          <w:sz w:val="20"/>
          <w:szCs w:val="20"/>
          <w:rPrChange w:id="156" w:author="Michael Ciletti" w:date="2016-06-16T15:29:00Z">
            <w:rPr>
              <w:del w:id="157" w:author="Michael Ciletti" w:date="2016-07-21T15:05:00Z"/>
              <w:rFonts w:ascii="Times New Roman" w:hAnsi="Times New Roman" w:cs="Times New Roman"/>
              <w:color w:val="auto"/>
              <w:sz w:val="24"/>
            </w:rPr>
          </w:rPrChange>
        </w:rPr>
        <w:pPrChange w:id="158" w:author="Michael Ciletti" w:date="2016-07-21T15:05:00Z">
          <w:pPr>
            <w:pStyle w:val="DPGMMID"/>
            <w:spacing w:line="480" w:lineRule="auto"/>
          </w:pPr>
        </w:pPrChange>
      </w:pPr>
    </w:p>
    <w:p w14:paraId="04DB7238" w14:textId="77777777" w:rsidR="00A0714C" w:rsidRPr="00507D28" w:rsidDel="00D55E7B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15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0" w:author="Michael Ciletti" w:date="2016-07-21T14:00:00Z">
          <w:pPr>
            <w:pStyle w:val="DPGMMID"/>
            <w:spacing w:line="480" w:lineRule="auto"/>
          </w:pPr>
        </w:pPrChange>
      </w:pPr>
      <w:moveFromRangeStart w:id="161" w:author="Michael Ciletti" w:date="2016-07-21T15:05:00Z" w:name="move330732835"/>
      <w:moveFrom w:id="162" w:author="Michael Ciletti" w:date="2016-07-21T15:05:00Z">
        <w:r w:rsidRPr="00507D28" w:rsidDel="00D55E7B">
          <w:rPr>
            <w:color w:val="auto"/>
            <w:sz w:val="20"/>
            <w:szCs w:val="20"/>
            <w:rPrChange w:id="163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> </w:t>
        </w:r>
        <w:r w:rsidRPr="00507D28" w:rsidDel="00D55E7B">
          <w:rPr>
            <w:rStyle w:val="BOLD"/>
            <w:color w:val="auto"/>
            <w:sz w:val="20"/>
            <w:szCs w:val="20"/>
            <w:rPrChange w:id="164" w:author="Michael Ciletti" w:date="2016-06-16T15:29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t>output</w:t>
        </w:r>
        <w:r w:rsidRPr="00507D28" w:rsidDel="00D55E7B">
          <w:rPr>
            <w:color w:val="auto"/>
            <w:sz w:val="20"/>
            <w:szCs w:val="20"/>
            <w:rPrChange w:id="165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  <w:t>y_out, A, B,</w:t>
        </w:r>
      </w:moveFrom>
    </w:p>
    <w:moveFromRangeEnd w:id="161"/>
    <w:p w14:paraId="71B98FAE" w14:textId="77777777" w:rsidR="00A0714C" w:rsidRPr="00507D28" w:rsidDel="00D55E7B" w:rsidRDefault="00A0714C" w:rsidP="00A0714C">
      <w:pPr>
        <w:pStyle w:val="DPGMMID"/>
        <w:tabs>
          <w:tab w:val="left" w:pos="1414"/>
        </w:tabs>
        <w:spacing w:line="276" w:lineRule="auto"/>
        <w:ind w:left="1200"/>
        <w:jc w:val="both"/>
        <w:rPr>
          <w:del w:id="166" w:author="Michael Ciletti" w:date="2016-07-21T15:05:00Z"/>
          <w:color w:val="auto"/>
          <w:sz w:val="20"/>
          <w:szCs w:val="20"/>
          <w:rPrChange w:id="167" w:author="Michael Ciletti" w:date="2016-06-16T15:29:00Z">
            <w:rPr>
              <w:del w:id="168" w:author="Michael Ciletti" w:date="2016-07-21T15:05:00Z"/>
              <w:rFonts w:ascii="Times New Roman" w:hAnsi="Times New Roman" w:cs="Times New Roman"/>
              <w:color w:val="auto"/>
              <w:sz w:val="24"/>
            </w:rPr>
          </w:rPrChange>
        </w:rPr>
        <w:pPrChange w:id="169" w:author="Michael Ciletti" w:date="2016-07-21T14:00:00Z">
          <w:pPr>
            <w:pStyle w:val="DPGMMID"/>
            <w:tabs>
              <w:tab w:val="left" w:pos="1414"/>
            </w:tabs>
            <w:spacing w:line="480" w:lineRule="auto"/>
          </w:pPr>
        </w:pPrChange>
      </w:pPr>
      <w:del w:id="170" w:author="Michael Ciletti" w:date="2016-07-21T15:05:00Z">
        <w:r w:rsidRPr="00507D28" w:rsidDel="00D55E7B">
          <w:rPr>
            <w:sz w:val="20"/>
            <w:szCs w:val="20"/>
            <w:rPrChange w:id="171" w:author="Michael Ciletti" w:date="2016-06-16T15:29:00Z">
              <w:rPr/>
            </w:rPrChange>
          </w:rPr>
          <w:delText> </w:delText>
        </w:r>
        <w:r w:rsidRPr="00507D28" w:rsidDel="00D55E7B">
          <w:rPr>
            <w:rStyle w:val="BOLD"/>
            <w:sz w:val="20"/>
            <w:szCs w:val="20"/>
            <w:rPrChange w:id="172" w:author="Michael Ciletti" w:date="2016-06-16T15:29:00Z">
              <w:rPr>
                <w:rStyle w:val="BOLD"/>
              </w:rPr>
            </w:rPrChange>
          </w:rPr>
          <w:delText>input</w:delText>
        </w:r>
      </w:del>
      <w:del w:id="173" w:author="Michael Ciletti" w:date="2016-06-16T15:31:00Z">
        <w:r w:rsidRPr="00507D28" w:rsidDel="00507D28">
          <w:rPr>
            <w:sz w:val="20"/>
            <w:szCs w:val="20"/>
            <w:rPrChange w:id="174" w:author="Michael Ciletti" w:date="2016-06-16T15:29:00Z">
              <w:rPr/>
            </w:rPrChange>
          </w:rPr>
          <w:tab/>
        </w:r>
      </w:del>
      <w:del w:id="175" w:author="Michael Ciletti" w:date="2016-07-21T15:05:00Z">
        <w:r w:rsidRPr="00507D28" w:rsidDel="00D55E7B">
          <w:rPr>
            <w:sz w:val="20"/>
            <w:szCs w:val="20"/>
            <w:rPrChange w:id="176" w:author="Michael Ciletti" w:date="2016-06-16T15:29:00Z">
              <w:rPr/>
            </w:rPrChange>
          </w:rPr>
          <w:delText>x_in, clock, reset</w:delText>
        </w:r>
      </w:del>
    </w:p>
    <w:p w14:paraId="76C9EF08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17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8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7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14:paraId="3BE40A9B" w14:textId="77777777" w:rsidR="00A0714C" w:rsidRPr="00507D28" w:rsidRDefault="00A0714C" w:rsidP="00A0714C">
      <w:pPr>
        <w:pStyle w:val="DPGMMID"/>
        <w:tabs>
          <w:tab w:val="left" w:pos="1400"/>
        </w:tabs>
        <w:spacing w:line="276" w:lineRule="auto"/>
        <w:ind w:left="1200"/>
        <w:jc w:val="both"/>
        <w:rPr>
          <w:color w:val="auto"/>
          <w:sz w:val="20"/>
          <w:szCs w:val="20"/>
          <w:rPrChange w:id="18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1" w:author="Michael Ciletti" w:date="2016-07-21T14:00:00Z">
          <w:pPr>
            <w:pStyle w:val="DPGMMID"/>
            <w:tabs>
              <w:tab w:val="left" w:pos="140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8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183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507D28">
        <w:rPr>
          <w:color w:val="auto"/>
          <w:sz w:val="20"/>
          <w:szCs w:val="20"/>
          <w:rPrChange w:id="18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TA, TB;</w:t>
      </w:r>
    </w:p>
    <w:p w14:paraId="3677AA29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18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6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8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 Flip-flop input equations</w:t>
      </w:r>
    </w:p>
    <w:p w14:paraId="27C7B62C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18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9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9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191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507D28">
        <w:rPr>
          <w:color w:val="auto"/>
          <w:sz w:val="20"/>
          <w:szCs w:val="20"/>
          <w:rPrChange w:id="19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TA = x_in &amp;</w:t>
      </w:r>
      <w:ins w:id="193" w:author="Michael Ciletti" w:date="2016-07-21T15:05:00Z">
        <w:r>
          <w:rPr>
            <w:color w:val="auto"/>
            <w:sz w:val="20"/>
            <w:szCs w:val="20"/>
          </w:rPr>
          <w:t>&amp;</w:t>
        </w:r>
      </w:ins>
      <w:r w:rsidRPr="00507D28">
        <w:rPr>
          <w:color w:val="auto"/>
          <w:sz w:val="20"/>
          <w:szCs w:val="20"/>
          <w:rPrChange w:id="19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B;</w:t>
      </w:r>
    </w:p>
    <w:p w14:paraId="33A47034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19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6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19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19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507D28">
        <w:rPr>
          <w:color w:val="auto"/>
          <w:sz w:val="20"/>
          <w:szCs w:val="20"/>
          <w:rPrChange w:id="19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TB = x_in;</w:t>
      </w:r>
    </w:p>
    <w:p w14:paraId="467159E6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0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1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0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 Output equation</w:t>
      </w:r>
    </w:p>
    <w:p w14:paraId="0592B2B0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0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4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0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20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507D28">
        <w:rPr>
          <w:color w:val="auto"/>
          <w:sz w:val="20"/>
          <w:szCs w:val="20"/>
          <w:rPrChange w:id="20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y_out = A &amp; B;</w:t>
      </w:r>
    </w:p>
    <w:p w14:paraId="67DDAD27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0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9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1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Toggle flip-flops</w:t>
      </w:r>
    </w:p>
    <w:p w14:paraId="3E48993E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1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2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1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21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Toggle_flip_flop</w:t>
      </w:r>
      <w:del w:id="215" w:author="Michael Ciletti" w:date="2016-07-08T11:19:00Z">
        <w:r w:rsidRPr="00507D28" w:rsidDel="00DD1E28">
          <w:rPr>
            <w:color w:val="auto"/>
            <w:sz w:val="20"/>
            <w:szCs w:val="20"/>
            <w:rPrChange w:id="216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_3</w:delText>
        </w:r>
      </w:del>
      <w:r w:rsidRPr="00507D28">
        <w:rPr>
          <w:color w:val="auto"/>
          <w:sz w:val="20"/>
          <w:szCs w:val="20"/>
          <w:rPrChange w:id="21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M_A (A, TA, clock, reset);</w:t>
      </w:r>
    </w:p>
    <w:p w14:paraId="022BC4D5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1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9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2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22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Toggle_flip_flop</w:t>
      </w:r>
      <w:del w:id="222" w:author="Michael Ciletti" w:date="2016-07-08T11:19:00Z">
        <w:r w:rsidRPr="00507D28" w:rsidDel="00DD1E28">
          <w:rPr>
            <w:color w:val="auto"/>
            <w:sz w:val="20"/>
            <w:szCs w:val="20"/>
            <w:rPrChange w:id="223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_3</w:delText>
        </w:r>
      </w:del>
      <w:r w:rsidRPr="00507D28">
        <w:rPr>
          <w:color w:val="auto"/>
          <w:sz w:val="20"/>
          <w:szCs w:val="20"/>
          <w:rPrChange w:id="22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M_B (B, TB, clock, reset);</w:t>
      </w:r>
    </w:p>
    <w:p w14:paraId="642AC2AB" w14:textId="77777777" w:rsidR="00A0714C" w:rsidRDefault="00A0714C" w:rsidP="00A0714C">
      <w:pPr>
        <w:pStyle w:val="DPGMMID"/>
        <w:spacing w:line="276" w:lineRule="auto"/>
        <w:ind w:left="1200"/>
        <w:jc w:val="both"/>
        <w:rPr>
          <w:ins w:id="225" w:author="Michael Ciletti" w:date="2016-06-16T15:48:00Z"/>
          <w:rStyle w:val="BOLD"/>
          <w:color w:val="auto"/>
          <w:sz w:val="20"/>
          <w:szCs w:val="20"/>
        </w:rPr>
        <w:pPrChange w:id="226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22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14:paraId="577B092B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2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9" w:author="Michael Ciletti" w:date="2016-07-21T14:00:00Z">
          <w:pPr>
            <w:pStyle w:val="DPGMMID"/>
            <w:spacing w:line="480" w:lineRule="auto"/>
          </w:pPr>
        </w:pPrChange>
      </w:pPr>
    </w:p>
    <w:p w14:paraId="261B8872" w14:textId="77777777" w:rsidR="00A0714C" w:rsidRPr="00507D28" w:rsidRDefault="00A0714C" w:rsidP="00A0714C">
      <w:pPr>
        <w:pStyle w:val="DPGMMID"/>
        <w:tabs>
          <w:tab w:val="left" w:pos="1800"/>
        </w:tabs>
        <w:spacing w:line="276" w:lineRule="auto"/>
        <w:ind w:left="1200"/>
        <w:jc w:val="both"/>
        <w:rPr>
          <w:color w:val="auto"/>
          <w:sz w:val="20"/>
          <w:szCs w:val="20"/>
          <w:rPrChange w:id="23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1" w:author="Michael Ciletti" w:date="2016-07-21T14:00:00Z">
          <w:pPr>
            <w:pStyle w:val="DPGMMID"/>
            <w:tabs>
              <w:tab w:val="left" w:pos="1800"/>
            </w:tabs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232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507D28">
        <w:rPr>
          <w:color w:val="auto"/>
          <w:sz w:val="20"/>
          <w:szCs w:val="20"/>
          <w:rPrChange w:id="23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Toggle_flip_flop (Q, T, CLK, RST_b);</w:t>
      </w:r>
    </w:p>
    <w:p w14:paraId="094E3E61" w14:textId="77777777" w:rsidR="00A0714C" w:rsidRPr="00507D28" w:rsidRDefault="00A0714C" w:rsidP="00A0714C">
      <w:pPr>
        <w:pStyle w:val="DPGMMID"/>
        <w:tabs>
          <w:tab w:val="left" w:pos="1800"/>
        </w:tabs>
        <w:spacing w:line="276" w:lineRule="auto"/>
        <w:ind w:left="1200"/>
        <w:jc w:val="both"/>
        <w:rPr>
          <w:color w:val="auto"/>
          <w:sz w:val="20"/>
          <w:szCs w:val="20"/>
          <w:rPrChange w:id="23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5" w:author="Michael Ciletti" w:date="2016-07-21T14:00:00Z">
          <w:pPr>
            <w:pStyle w:val="DPGMMID"/>
            <w:tabs>
              <w:tab w:val="left" w:pos="180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3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23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507D28">
        <w:rPr>
          <w:color w:val="auto"/>
          <w:sz w:val="20"/>
          <w:szCs w:val="20"/>
          <w:rPrChange w:id="23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color w:val="auto"/>
          <w:sz w:val="20"/>
          <w:szCs w:val="20"/>
          <w:rPrChange w:id="23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14:paraId="19BBD539" w14:textId="77777777" w:rsidR="00A0714C" w:rsidRPr="00507D28" w:rsidRDefault="00A0714C" w:rsidP="00A0714C">
      <w:pPr>
        <w:pStyle w:val="DPGMMID"/>
        <w:tabs>
          <w:tab w:val="left" w:pos="1800"/>
        </w:tabs>
        <w:spacing w:line="276" w:lineRule="auto"/>
        <w:ind w:left="1200"/>
        <w:jc w:val="both"/>
        <w:rPr>
          <w:color w:val="auto"/>
          <w:sz w:val="20"/>
          <w:szCs w:val="20"/>
          <w:rPrChange w:id="24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1" w:author="Michael Ciletti" w:date="2016-07-21T14:00:00Z">
          <w:pPr>
            <w:pStyle w:val="DPGMMID"/>
            <w:tabs>
              <w:tab w:val="left" w:pos="180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4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243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507D28">
        <w:rPr>
          <w:color w:val="auto"/>
          <w:sz w:val="20"/>
          <w:szCs w:val="20"/>
          <w:rPrChange w:id="24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T, CLK, RST_b;</w:t>
      </w:r>
    </w:p>
    <w:p w14:paraId="55EFB835" w14:textId="77777777" w:rsidR="00A0714C" w:rsidRPr="00507D28" w:rsidRDefault="00A0714C" w:rsidP="00A0714C">
      <w:pPr>
        <w:pStyle w:val="DPGMMID"/>
        <w:tabs>
          <w:tab w:val="left" w:pos="1800"/>
        </w:tabs>
        <w:spacing w:line="276" w:lineRule="auto"/>
        <w:ind w:left="1200"/>
        <w:jc w:val="both"/>
        <w:rPr>
          <w:color w:val="auto"/>
          <w:sz w:val="20"/>
          <w:szCs w:val="20"/>
          <w:rPrChange w:id="24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6" w:author="Michael Ciletti" w:date="2016-07-21T14:00:00Z">
          <w:pPr>
            <w:pStyle w:val="DPGMMID"/>
            <w:tabs>
              <w:tab w:val="left" w:pos="180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4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24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507D28">
        <w:rPr>
          <w:color w:val="auto"/>
          <w:sz w:val="20"/>
          <w:szCs w:val="20"/>
          <w:rPrChange w:id="24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color w:val="auto"/>
          <w:sz w:val="20"/>
          <w:szCs w:val="20"/>
          <w:rPrChange w:id="25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14:paraId="687AB48D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5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2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5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254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507D28">
        <w:rPr>
          <w:color w:val="auto"/>
          <w:sz w:val="20"/>
          <w:szCs w:val="20"/>
          <w:rPrChange w:id="25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rStyle w:val="BOLD"/>
          <w:color w:val="auto"/>
          <w:sz w:val="20"/>
          <w:szCs w:val="20"/>
          <w:rPrChange w:id="25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507D28">
        <w:rPr>
          <w:color w:val="auto"/>
          <w:sz w:val="20"/>
          <w:szCs w:val="20"/>
          <w:rPrChange w:id="25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507D28">
        <w:rPr>
          <w:rStyle w:val="BOLD"/>
          <w:color w:val="auto"/>
          <w:sz w:val="20"/>
          <w:szCs w:val="20"/>
          <w:rPrChange w:id="25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507D28">
        <w:rPr>
          <w:color w:val="auto"/>
          <w:sz w:val="20"/>
          <w:szCs w:val="20"/>
          <w:rPrChange w:id="25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r w:rsidRPr="00507D28">
        <w:rPr>
          <w:rStyle w:val="BOLD"/>
          <w:color w:val="auto"/>
          <w:sz w:val="20"/>
          <w:szCs w:val="20"/>
          <w:rPrChange w:id="260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507D28">
        <w:rPr>
          <w:color w:val="auto"/>
          <w:sz w:val="20"/>
          <w:szCs w:val="20"/>
          <w:rPrChange w:id="26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RST_b)</w:t>
      </w:r>
    </w:p>
    <w:p w14:paraId="466D6342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6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3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6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26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26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26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ins w:id="268" w:author="Michael Ciletti" w:date="2016-07-21T15:06:00Z">
        <w:r>
          <w:rPr>
            <w:color w:val="auto"/>
            <w:sz w:val="20"/>
            <w:szCs w:val="20"/>
          </w:rPr>
          <w:t>!</w:t>
        </w:r>
      </w:ins>
      <w:r w:rsidRPr="00507D28">
        <w:rPr>
          <w:color w:val="auto"/>
          <w:sz w:val="20"/>
          <w:szCs w:val="20"/>
          <w:rPrChange w:id="26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RST_b</w:t>
      </w:r>
      <w:del w:id="270" w:author="Michael Ciletti" w:date="2016-07-21T15:06:00Z">
        <w:r w:rsidRPr="00507D28" w:rsidDel="00D55E7B">
          <w:rPr>
            <w:color w:val="auto"/>
            <w:sz w:val="20"/>
            <w:szCs w:val="20"/>
            <w:rPrChange w:id="271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 xml:space="preserve"> == 0</w:delText>
        </w:r>
      </w:del>
      <w:r w:rsidRPr="00507D28">
        <w:rPr>
          <w:color w:val="auto"/>
          <w:sz w:val="20"/>
          <w:szCs w:val="20"/>
          <w:rPrChange w:id="27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) Q &lt;= 1'b0;</w:t>
      </w:r>
    </w:p>
    <w:p w14:paraId="6D85B33D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7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4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7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rStyle w:val="BOLD"/>
          <w:color w:val="auto"/>
          <w:sz w:val="20"/>
          <w:szCs w:val="20"/>
          <w:rPrChange w:id="27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507D28">
        <w:rPr>
          <w:color w:val="auto"/>
          <w:sz w:val="20"/>
          <w:szCs w:val="20"/>
          <w:rPrChange w:id="27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rStyle w:val="BOLD"/>
          <w:color w:val="auto"/>
          <w:sz w:val="20"/>
          <w:szCs w:val="20"/>
          <w:rPrChange w:id="27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27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(T) Q &lt;= ~Q;</w:t>
      </w:r>
      <w:r w:rsidRPr="00507D28">
        <w:rPr>
          <w:color w:val="auto"/>
          <w:sz w:val="20"/>
          <w:szCs w:val="20"/>
          <w:rPrChange w:id="28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</w:p>
    <w:p w14:paraId="3D3A2A50" w14:textId="77777777" w:rsidR="00A0714C" w:rsidRDefault="00A0714C" w:rsidP="00A0714C">
      <w:pPr>
        <w:pStyle w:val="DPGMMID"/>
        <w:spacing w:line="276" w:lineRule="auto"/>
        <w:ind w:left="1200"/>
        <w:jc w:val="both"/>
        <w:rPr>
          <w:ins w:id="281" w:author="Michael Ciletti" w:date="2016-06-16T15:31:00Z"/>
          <w:rStyle w:val="BOLD"/>
          <w:color w:val="auto"/>
          <w:sz w:val="20"/>
          <w:szCs w:val="20"/>
        </w:rPr>
        <w:pPrChange w:id="282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283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14:paraId="7B762257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8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5" w:author="Michael Ciletti" w:date="2016-07-21T14:00:00Z">
          <w:pPr>
            <w:pStyle w:val="DPGMMID"/>
            <w:spacing w:line="480" w:lineRule="auto"/>
          </w:pPr>
        </w:pPrChange>
      </w:pPr>
    </w:p>
    <w:p w14:paraId="7E10574B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8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7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8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 Alternative model using characteristic equation</w:t>
      </w:r>
    </w:p>
    <w:p w14:paraId="53F1C378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28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0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9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  </w:t>
      </w:r>
      <w:r w:rsidRPr="00507D28">
        <w:rPr>
          <w:rStyle w:val="BOLD"/>
          <w:color w:val="auto"/>
          <w:sz w:val="20"/>
          <w:szCs w:val="20"/>
          <w:rPrChange w:id="292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507D28">
        <w:rPr>
          <w:color w:val="auto"/>
          <w:sz w:val="20"/>
          <w:szCs w:val="20"/>
          <w:rPrChange w:id="29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Toggle_flip_flop (Q, T, CLK, RST_b);</w:t>
      </w:r>
    </w:p>
    <w:p w14:paraId="7CE4A9BB" w14:textId="77777777" w:rsidR="00A0714C" w:rsidRPr="00507D28" w:rsidRDefault="00A0714C" w:rsidP="00A0714C">
      <w:pPr>
        <w:pStyle w:val="DPGMMID"/>
        <w:tabs>
          <w:tab w:val="left" w:pos="920"/>
        </w:tabs>
        <w:spacing w:line="276" w:lineRule="auto"/>
        <w:ind w:left="1200"/>
        <w:jc w:val="both"/>
        <w:rPr>
          <w:color w:val="auto"/>
          <w:sz w:val="20"/>
          <w:szCs w:val="20"/>
          <w:rPrChange w:id="29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5" w:author="Michael Ciletti" w:date="2016-07-21T14:00:00Z">
          <w:pPr>
            <w:pStyle w:val="DPGMMID"/>
            <w:tabs>
              <w:tab w:val="left" w:pos="92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29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  </w:t>
      </w:r>
      <w:r w:rsidRPr="00507D28">
        <w:rPr>
          <w:rStyle w:val="BOLD"/>
          <w:color w:val="auto"/>
          <w:sz w:val="20"/>
          <w:szCs w:val="20"/>
          <w:rPrChange w:id="29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507D28">
        <w:rPr>
          <w:color w:val="auto"/>
          <w:sz w:val="20"/>
          <w:szCs w:val="20"/>
          <w:rPrChange w:id="29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color w:val="auto"/>
          <w:sz w:val="20"/>
          <w:szCs w:val="20"/>
          <w:rPrChange w:id="29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14:paraId="6B5074A6" w14:textId="77777777" w:rsidR="00A0714C" w:rsidRPr="00507D28" w:rsidRDefault="00A0714C" w:rsidP="00A0714C">
      <w:pPr>
        <w:pStyle w:val="DPGMMID"/>
        <w:tabs>
          <w:tab w:val="left" w:pos="1442"/>
        </w:tabs>
        <w:spacing w:line="276" w:lineRule="auto"/>
        <w:ind w:left="1200"/>
        <w:jc w:val="both"/>
        <w:rPr>
          <w:color w:val="auto"/>
          <w:sz w:val="20"/>
          <w:szCs w:val="20"/>
          <w:rPrChange w:id="30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1" w:author="Michael Ciletti" w:date="2016-07-21T14:00:00Z">
          <w:pPr>
            <w:pStyle w:val="DPGMMID"/>
            <w:tabs>
              <w:tab w:val="left" w:pos="1442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0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  </w:t>
      </w:r>
      <w:r w:rsidRPr="00507D28">
        <w:rPr>
          <w:rStyle w:val="BOLD"/>
          <w:color w:val="auto"/>
          <w:sz w:val="20"/>
          <w:szCs w:val="20"/>
          <w:rPrChange w:id="303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507D28">
        <w:rPr>
          <w:color w:val="auto"/>
          <w:sz w:val="20"/>
          <w:szCs w:val="20"/>
          <w:rPrChange w:id="30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T, CLK, RST_b;</w:t>
      </w:r>
    </w:p>
    <w:p w14:paraId="0897FF1E" w14:textId="77777777" w:rsidR="00A0714C" w:rsidRPr="00507D28" w:rsidRDefault="00A0714C" w:rsidP="00A0714C">
      <w:pPr>
        <w:pStyle w:val="DPGMMID"/>
        <w:tabs>
          <w:tab w:val="left" w:pos="1442"/>
        </w:tabs>
        <w:spacing w:line="276" w:lineRule="auto"/>
        <w:ind w:left="1200"/>
        <w:jc w:val="both"/>
        <w:rPr>
          <w:color w:val="auto"/>
          <w:sz w:val="20"/>
          <w:szCs w:val="20"/>
          <w:rPrChange w:id="30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6" w:author="Michael Ciletti" w:date="2016-07-21T14:00:00Z">
          <w:pPr>
            <w:pStyle w:val="DPGMMID"/>
            <w:tabs>
              <w:tab w:val="left" w:pos="1442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0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  </w:t>
      </w:r>
      <w:r w:rsidRPr="00507D28">
        <w:rPr>
          <w:rStyle w:val="BOLD"/>
          <w:color w:val="auto"/>
          <w:sz w:val="20"/>
          <w:szCs w:val="20"/>
          <w:rPrChange w:id="30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507D28">
        <w:rPr>
          <w:color w:val="auto"/>
          <w:sz w:val="20"/>
          <w:szCs w:val="20"/>
          <w:rPrChange w:id="30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color w:val="auto"/>
          <w:sz w:val="20"/>
          <w:szCs w:val="20"/>
          <w:rPrChange w:id="31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14:paraId="4A22CA49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1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2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1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  </w:t>
      </w:r>
      <w:r w:rsidRPr="00507D28">
        <w:rPr>
          <w:rStyle w:val="BOLD"/>
          <w:color w:val="auto"/>
          <w:sz w:val="20"/>
          <w:szCs w:val="20"/>
          <w:rPrChange w:id="314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507D28">
        <w:rPr>
          <w:color w:val="auto"/>
          <w:sz w:val="20"/>
          <w:szCs w:val="20"/>
          <w:rPrChange w:id="31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rStyle w:val="BOLD"/>
          <w:color w:val="auto"/>
          <w:sz w:val="20"/>
          <w:szCs w:val="20"/>
          <w:rPrChange w:id="31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507D28">
        <w:rPr>
          <w:color w:val="auto"/>
          <w:sz w:val="20"/>
          <w:szCs w:val="20"/>
          <w:rPrChange w:id="31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507D28">
        <w:rPr>
          <w:rStyle w:val="BOLD"/>
          <w:color w:val="auto"/>
          <w:sz w:val="20"/>
          <w:szCs w:val="20"/>
          <w:rPrChange w:id="31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507D28">
        <w:rPr>
          <w:color w:val="auto"/>
          <w:sz w:val="20"/>
          <w:szCs w:val="20"/>
          <w:rPrChange w:id="31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r w:rsidRPr="00507D28">
        <w:rPr>
          <w:rStyle w:val="BOLD"/>
          <w:color w:val="auto"/>
          <w:sz w:val="20"/>
          <w:szCs w:val="20"/>
          <w:rPrChange w:id="320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507D28">
        <w:rPr>
          <w:color w:val="auto"/>
          <w:sz w:val="20"/>
          <w:szCs w:val="20"/>
          <w:rPrChange w:id="32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RST</w:t>
      </w:r>
      <w:ins w:id="322" w:author="Michael Ciletti" w:date="2016-07-08T11:20:00Z">
        <w:r>
          <w:rPr>
            <w:color w:val="auto"/>
            <w:sz w:val="20"/>
            <w:szCs w:val="20"/>
          </w:rPr>
          <w:t>_b</w:t>
        </w:r>
      </w:ins>
      <w:r w:rsidRPr="00507D28">
        <w:rPr>
          <w:color w:val="auto"/>
          <w:sz w:val="20"/>
          <w:szCs w:val="20"/>
          <w:rPrChange w:id="32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)</w:t>
      </w:r>
    </w:p>
    <w:p w14:paraId="33B728B0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2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25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2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    </w:t>
      </w:r>
      <w:r w:rsidRPr="00507D28">
        <w:rPr>
          <w:rStyle w:val="BOLD"/>
          <w:color w:val="auto"/>
          <w:sz w:val="20"/>
          <w:szCs w:val="20"/>
          <w:rPrChange w:id="32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07D28">
        <w:rPr>
          <w:color w:val="auto"/>
          <w:sz w:val="20"/>
          <w:szCs w:val="20"/>
          <w:rPrChange w:id="32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ins w:id="329" w:author="Michael Ciletti" w:date="2016-07-21T15:05:00Z">
        <w:r>
          <w:rPr>
            <w:color w:val="auto"/>
            <w:sz w:val="20"/>
            <w:szCs w:val="20"/>
          </w:rPr>
          <w:t>!</w:t>
        </w:r>
      </w:ins>
      <w:r w:rsidRPr="00507D28">
        <w:rPr>
          <w:color w:val="auto"/>
          <w:sz w:val="20"/>
          <w:szCs w:val="20"/>
          <w:rPrChange w:id="33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RST_b</w:t>
      </w:r>
      <w:del w:id="331" w:author="Michael Ciletti" w:date="2016-07-21T15:05:00Z">
        <w:r w:rsidRPr="00507D28" w:rsidDel="00D55E7B">
          <w:rPr>
            <w:color w:val="auto"/>
            <w:sz w:val="20"/>
            <w:szCs w:val="20"/>
            <w:rPrChange w:id="332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 xml:space="preserve"> == 0</w:delText>
        </w:r>
      </w:del>
      <w:r w:rsidRPr="00507D28">
        <w:rPr>
          <w:color w:val="auto"/>
          <w:sz w:val="20"/>
          <w:szCs w:val="20"/>
          <w:rPrChange w:id="33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) Q &lt;= 1'b0;</w:t>
      </w:r>
    </w:p>
    <w:p w14:paraId="14A0BD6F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3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5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3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//    </w:t>
      </w:r>
      <w:r w:rsidRPr="00507D28">
        <w:rPr>
          <w:rStyle w:val="BOLD"/>
          <w:color w:val="auto"/>
          <w:sz w:val="20"/>
          <w:szCs w:val="20"/>
          <w:rPrChange w:id="33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507D28">
        <w:rPr>
          <w:color w:val="auto"/>
          <w:sz w:val="20"/>
          <w:szCs w:val="20"/>
          <w:rPrChange w:id="33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Q &lt;= Q ^ T;</w:t>
      </w:r>
    </w:p>
    <w:p w14:paraId="75900876" w14:textId="77777777" w:rsidR="00A0714C" w:rsidRDefault="00A0714C" w:rsidP="00A0714C">
      <w:pPr>
        <w:pStyle w:val="DPGMMID"/>
        <w:spacing w:line="276" w:lineRule="auto"/>
        <w:ind w:left="1200"/>
        <w:jc w:val="both"/>
        <w:rPr>
          <w:ins w:id="339" w:author="Michael Ciletti" w:date="2016-06-16T16:14:00Z"/>
          <w:rStyle w:val="BOLD"/>
          <w:color w:val="auto"/>
          <w:sz w:val="20"/>
          <w:szCs w:val="20"/>
        </w:rPr>
        <w:pPrChange w:id="340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4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//  </w:t>
      </w:r>
      <w:r w:rsidRPr="00507D28">
        <w:rPr>
          <w:rStyle w:val="BOLD"/>
          <w:color w:val="auto"/>
          <w:sz w:val="20"/>
          <w:szCs w:val="20"/>
          <w:rPrChange w:id="342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14:paraId="31A19F76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4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4" w:author="Michael Ciletti" w:date="2016-07-21T14:00:00Z">
          <w:pPr>
            <w:pStyle w:val="DPGMMID"/>
            <w:spacing w:line="480" w:lineRule="auto"/>
          </w:pPr>
        </w:pPrChange>
      </w:pPr>
    </w:p>
    <w:p w14:paraId="206F50CE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4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6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34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507D28">
        <w:rPr>
          <w:color w:val="auto"/>
          <w:sz w:val="20"/>
          <w:szCs w:val="20"/>
          <w:rPrChange w:id="34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t_Moore_Fig_5_20;</w:t>
      </w:r>
    </w:p>
    <w:p w14:paraId="697BA7A1" w14:textId="77777777" w:rsidR="00A0714C" w:rsidRPr="00507D28" w:rsidRDefault="00A0714C" w:rsidP="00A0714C">
      <w:pPr>
        <w:pStyle w:val="DPGMMID"/>
        <w:tabs>
          <w:tab w:val="left" w:pos="1460"/>
        </w:tabs>
        <w:spacing w:line="276" w:lineRule="auto"/>
        <w:ind w:left="1200"/>
        <w:jc w:val="both"/>
        <w:rPr>
          <w:color w:val="auto"/>
          <w:sz w:val="20"/>
          <w:szCs w:val="20"/>
          <w:rPrChange w:id="34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0" w:author="Michael Ciletti" w:date="2016-07-21T14:00:00Z">
          <w:pPr>
            <w:pStyle w:val="DPGMMID"/>
            <w:tabs>
              <w:tab w:val="left" w:pos="1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5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352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507D28">
        <w:rPr>
          <w:color w:val="auto"/>
          <w:sz w:val="20"/>
          <w:szCs w:val="20"/>
          <w:rPrChange w:id="35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color w:val="auto"/>
          <w:sz w:val="20"/>
          <w:szCs w:val="20"/>
          <w:rPrChange w:id="35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t_y_out_2, t_y_out_1;</w:t>
      </w:r>
    </w:p>
    <w:p w14:paraId="47DABF8D" w14:textId="77777777" w:rsidR="00A0714C" w:rsidRPr="00507D28" w:rsidRDefault="00A0714C" w:rsidP="00A0714C">
      <w:pPr>
        <w:pStyle w:val="DPGMMID"/>
        <w:tabs>
          <w:tab w:val="left" w:pos="1460"/>
        </w:tabs>
        <w:spacing w:line="276" w:lineRule="auto"/>
        <w:ind w:left="1200"/>
        <w:jc w:val="both"/>
        <w:rPr>
          <w:color w:val="auto"/>
          <w:sz w:val="20"/>
          <w:szCs w:val="20"/>
          <w:rPrChange w:id="355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6" w:author="Michael Ciletti" w:date="2016-07-21T14:00:00Z">
          <w:pPr>
            <w:pStyle w:val="DPGMMID"/>
            <w:tabs>
              <w:tab w:val="left" w:pos="14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5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35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507D28">
        <w:rPr>
          <w:color w:val="auto"/>
          <w:sz w:val="20"/>
          <w:szCs w:val="20"/>
          <w:rPrChange w:id="35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t_x_in, t_clock, t_reset;</w:t>
      </w:r>
    </w:p>
    <w:p w14:paraId="2DF36BED" w14:textId="77777777" w:rsidR="00A0714C" w:rsidRPr="00507D28" w:rsidRDefault="00A0714C" w:rsidP="00A0714C">
      <w:pPr>
        <w:pStyle w:val="DPGMMID"/>
        <w:tabs>
          <w:tab w:val="left" w:pos="4760"/>
        </w:tabs>
        <w:spacing w:line="276" w:lineRule="auto"/>
        <w:ind w:left="1200"/>
        <w:jc w:val="both"/>
        <w:rPr>
          <w:color w:val="auto"/>
          <w:sz w:val="20"/>
          <w:szCs w:val="20"/>
          <w:rPrChange w:id="36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1" w:author="Michael Ciletti" w:date="2016-07-21T14:00:00Z">
          <w:pPr>
            <w:pStyle w:val="DPGMMID"/>
            <w:tabs>
              <w:tab w:val="left" w:pos="47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6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Moore_Model_Fig_5_20</w:t>
      </w:r>
      <w:del w:id="363" w:author="Michael Ciletti" w:date="2016-06-16T15:30:00Z">
        <w:r w:rsidRPr="00507D28" w:rsidDel="00507D28">
          <w:rPr>
            <w:color w:val="auto"/>
            <w:sz w:val="20"/>
            <w:szCs w:val="20"/>
            <w:rPrChange w:id="364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 xml:space="preserve"> </w:delText>
        </w:r>
      </w:del>
      <w:ins w:id="365" w:author="Michael Ciletti" w:date="2016-06-16T15:30:00Z">
        <w:r>
          <w:rPr>
            <w:color w:val="auto"/>
            <w:sz w:val="20"/>
            <w:szCs w:val="20"/>
          </w:rPr>
          <w:t xml:space="preserve">               </w:t>
        </w:r>
      </w:ins>
      <w:del w:id="366" w:author="Michael Ciletti" w:date="2016-06-16T15:30:00Z">
        <w:r w:rsidRPr="00507D28" w:rsidDel="00507D28">
          <w:rPr>
            <w:color w:val="auto"/>
            <w:sz w:val="20"/>
            <w:szCs w:val="20"/>
            <w:rPrChange w:id="367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507D28">
        <w:rPr>
          <w:color w:val="auto"/>
          <w:sz w:val="20"/>
          <w:szCs w:val="20"/>
          <w:rPrChange w:id="36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M1</w:t>
      </w:r>
      <w:ins w:id="369" w:author="Michael Ciletti" w:date="2016-06-16T15:30:00Z">
        <w:r>
          <w:rPr>
            <w:color w:val="auto"/>
            <w:sz w:val="20"/>
            <w:szCs w:val="20"/>
          </w:rPr>
          <w:t xml:space="preserve"> </w:t>
        </w:r>
      </w:ins>
      <w:r w:rsidRPr="00507D28">
        <w:rPr>
          <w:color w:val="auto"/>
          <w:sz w:val="20"/>
          <w:szCs w:val="20"/>
          <w:rPrChange w:id="37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(t_y_out_1, t_x_in, t_clock, t_reset);</w:t>
      </w:r>
    </w:p>
    <w:p w14:paraId="6E80258E" w14:textId="77777777" w:rsidR="00A0714C" w:rsidRPr="00507D28" w:rsidRDefault="00A0714C" w:rsidP="00A0714C">
      <w:pPr>
        <w:pStyle w:val="DPGMMID"/>
        <w:tabs>
          <w:tab w:val="left" w:pos="4760"/>
        </w:tabs>
        <w:spacing w:line="276" w:lineRule="auto"/>
        <w:ind w:left="1200"/>
        <w:jc w:val="both"/>
        <w:rPr>
          <w:color w:val="auto"/>
          <w:sz w:val="20"/>
          <w:szCs w:val="20"/>
          <w:rPrChange w:id="37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2" w:author="Michael Ciletti" w:date="2016-07-21T14:00:00Z">
          <w:pPr>
            <w:pStyle w:val="DPGMMID"/>
            <w:tabs>
              <w:tab w:val="left" w:pos="4760"/>
            </w:tabs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7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Moore_Model_STR_Fig_5_20</w:t>
      </w:r>
      <w:ins w:id="374" w:author="Michael Ciletti" w:date="2016-06-16T15:30:00Z">
        <w:r>
          <w:rPr>
            <w:color w:val="auto"/>
            <w:sz w:val="20"/>
            <w:szCs w:val="20"/>
          </w:rPr>
          <w:t xml:space="preserve">      </w:t>
        </w:r>
      </w:ins>
      <w:del w:id="375" w:author="Michael Ciletti" w:date="2016-06-16T15:30:00Z">
        <w:r w:rsidRPr="00507D28" w:rsidDel="00507D28">
          <w:rPr>
            <w:color w:val="auto"/>
            <w:sz w:val="20"/>
            <w:szCs w:val="20"/>
            <w:rPrChange w:id="376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507D28">
        <w:rPr>
          <w:color w:val="auto"/>
          <w:sz w:val="20"/>
          <w:szCs w:val="20"/>
          <w:rPrChange w:id="37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M2 (t_y_out_2, A, B, t_x_in, t_clock, t_reset);</w:t>
      </w:r>
    </w:p>
    <w:p w14:paraId="452DBD36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7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9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380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507D28">
        <w:rPr>
          <w:color w:val="auto"/>
          <w:sz w:val="20"/>
          <w:szCs w:val="20"/>
          <w:rPrChange w:id="38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#200 </w:t>
      </w:r>
      <w:r w:rsidRPr="00507D28">
        <w:rPr>
          <w:rStyle w:val="BOLD"/>
          <w:color w:val="auto"/>
          <w:sz w:val="20"/>
          <w:szCs w:val="20"/>
          <w:rPrChange w:id="382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$finish</w:t>
      </w:r>
      <w:r w:rsidRPr="00507D28">
        <w:rPr>
          <w:color w:val="auto"/>
          <w:sz w:val="20"/>
          <w:szCs w:val="20"/>
          <w:rPrChange w:id="38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</w:p>
    <w:p w14:paraId="06C08794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8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85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386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507D28">
        <w:rPr>
          <w:color w:val="auto"/>
          <w:sz w:val="20"/>
          <w:szCs w:val="20"/>
          <w:rPrChange w:id="38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507D28">
        <w:rPr>
          <w:rStyle w:val="BOLD"/>
          <w:color w:val="auto"/>
          <w:sz w:val="20"/>
          <w:szCs w:val="20"/>
          <w:rPrChange w:id="388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14:paraId="231DECC5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8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0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9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39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39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t_reset = 0;</w:t>
      </w:r>
    </w:p>
    <w:p w14:paraId="4E10F74A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9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5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39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39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39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t_clock = 0;</w:t>
      </w:r>
    </w:p>
    <w:p w14:paraId="7BEBB4C9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39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0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0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40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40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#5 t_reset = 1;</w:t>
      </w:r>
    </w:p>
    <w:p w14:paraId="1C837A3C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0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5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0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40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507D28">
        <w:rPr>
          <w:color w:val="auto"/>
          <w:sz w:val="20"/>
          <w:szCs w:val="20"/>
          <w:rPrChange w:id="40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(16)</w:t>
      </w:r>
    </w:p>
    <w:p w14:paraId="7AF502F8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0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0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1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41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41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#5 t_clock = </w:t>
      </w:r>
      <w:del w:id="414" w:author="Michael Ciletti" w:date="2016-07-21T15:06:00Z">
        <w:r w:rsidRPr="00507D28" w:rsidDel="00D55E7B">
          <w:rPr>
            <w:color w:val="auto"/>
            <w:sz w:val="20"/>
            <w:szCs w:val="20"/>
            <w:rPrChange w:id="415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~</w:delText>
        </w:r>
      </w:del>
      <w:ins w:id="416" w:author="Michael Ciletti" w:date="2016-07-21T15:06:00Z">
        <w:r>
          <w:rPr>
            <w:color w:val="auto"/>
            <w:sz w:val="20"/>
            <w:szCs w:val="20"/>
          </w:rPr>
          <w:t>!</w:t>
        </w:r>
      </w:ins>
      <w:r w:rsidRPr="00507D28">
        <w:rPr>
          <w:color w:val="auto"/>
          <w:sz w:val="20"/>
          <w:szCs w:val="20"/>
          <w:rPrChange w:id="41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t_clock;</w:t>
      </w:r>
    </w:p>
    <w:p w14:paraId="247FE69F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1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9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420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14:paraId="59BF256C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2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2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423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 begin</w:t>
      </w:r>
    </w:p>
    <w:p w14:paraId="150B7AE7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2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5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2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42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42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42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t_x_in = 0;</w:t>
      </w:r>
    </w:p>
    <w:p w14:paraId="74769B26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30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31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3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color w:val="auto"/>
          <w:sz w:val="20"/>
          <w:szCs w:val="20"/>
          <w:rPrChange w:id="433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#15 t_x_in = 1;</w:t>
      </w:r>
    </w:p>
    <w:p w14:paraId="052AF998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34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35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3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437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507D28">
        <w:rPr>
          <w:color w:val="auto"/>
          <w:sz w:val="20"/>
          <w:szCs w:val="20"/>
          <w:rPrChange w:id="438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(8)</w:t>
      </w:r>
    </w:p>
    <w:p w14:paraId="5CB5E833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3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0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41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07D28">
        <w:rPr>
          <w:color w:val="auto"/>
          <w:sz w:val="20"/>
          <w:szCs w:val="20"/>
          <w:rPrChange w:id="442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#10 t_x_in = </w:t>
      </w:r>
      <w:del w:id="443" w:author="Michael Ciletti" w:date="2016-07-21T15:06:00Z">
        <w:r w:rsidRPr="00507D28" w:rsidDel="00D55E7B">
          <w:rPr>
            <w:color w:val="auto"/>
            <w:sz w:val="20"/>
            <w:szCs w:val="20"/>
            <w:rPrChange w:id="444" w:author="Michael Ciletti" w:date="2016-06-16T15:2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~</w:delText>
        </w:r>
      </w:del>
      <w:ins w:id="445" w:author="Michael Ciletti" w:date="2016-07-21T15:06:00Z">
        <w:r>
          <w:rPr>
            <w:color w:val="auto"/>
            <w:sz w:val="20"/>
            <w:szCs w:val="20"/>
          </w:rPr>
          <w:t>!</w:t>
        </w:r>
      </w:ins>
      <w:r w:rsidRPr="00507D28">
        <w:rPr>
          <w:color w:val="auto"/>
          <w:sz w:val="20"/>
          <w:szCs w:val="20"/>
          <w:rPrChange w:id="446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t_x_in;</w:t>
      </w:r>
    </w:p>
    <w:p w14:paraId="4999DE45" w14:textId="77777777" w:rsidR="00A0714C" w:rsidRPr="00507D28" w:rsidRDefault="00A0714C" w:rsidP="00A0714C">
      <w:pPr>
        <w:pStyle w:val="DPGMMID"/>
        <w:spacing w:line="276" w:lineRule="auto"/>
        <w:ind w:left="1200"/>
        <w:jc w:val="both"/>
        <w:rPr>
          <w:color w:val="auto"/>
          <w:sz w:val="20"/>
          <w:szCs w:val="20"/>
          <w:rPrChange w:id="447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8" w:author="Michael Ciletti" w:date="2016-07-21T14:00:00Z">
          <w:pPr>
            <w:pStyle w:val="DPGMMID"/>
            <w:spacing w:line="480" w:lineRule="auto"/>
          </w:pPr>
        </w:pPrChange>
      </w:pPr>
      <w:r w:rsidRPr="00507D28">
        <w:rPr>
          <w:color w:val="auto"/>
          <w:sz w:val="20"/>
          <w:szCs w:val="20"/>
          <w:rPrChange w:id="449" w:author="Michael Ciletti" w:date="2016-06-16T15:2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07D28">
        <w:rPr>
          <w:rStyle w:val="BOLD"/>
          <w:color w:val="auto"/>
          <w:sz w:val="20"/>
          <w:szCs w:val="20"/>
          <w:rPrChange w:id="450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14:paraId="2EF0CC91" w14:textId="77777777" w:rsidR="00A0714C" w:rsidRDefault="00A0714C" w:rsidP="00A0714C">
      <w:pPr>
        <w:pStyle w:val="DPGMLAST"/>
        <w:spacing w:after="240" w:line="276" w:lineRule="auto"/>
        <w:ind w:left="1200"/>
        <w:jc w:val="both"/>
        <w:rPr>
          <w:ins w:id="451" w:author="Michael Ciletti" w:date="2016-06-16T15:32:00Z"/>
          <w:rStyle w:val="BOLD"/>
          <w:color w:val="auto"/>
          <w:sz w:val="20"/>
          <w:szCs w:val="20"/>
        </w:rPr>
        <w:pPrChange w:id="452" w:author="Michael Ciletti" w:date="2016-07-21T14:00:00Z">
          <w:pPr>
            <w:pStyle w:val="DPGMLAST"/>
            <w:pBdr>
              <w:bottom w:val="single" w:sz="4" w:space="1" w:color="auto"/>
            </w:pBdr>
            <w:spacing w:after="240" w:line="480" w:lineRule="auto"/>
          </w:pPr>
        </w:pPrChange>
      </w:pPr>
      <w:r w:rsidRPr="00507D28">
        <w:rPr>
          <w:rStyle w:val="BOLD"/>
          <w:color w:val="auto"/>
          <w:sz w:val="20"/>
          <w:szCs w:val="20"/>
          <w:rPrChange w:id="453" w:author="Michael Ciletti" w:date="2016-06-16T15:2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14:paraId="66E4A5CC" w14:textId="77777777"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14C"/>
    <w:rsid w:val="00045D24"/>
    <w:rsid w:val="00A0714C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2DB722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A0714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A0714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EXMprogramlisting">
    <w:name w:val="EXM_programlisting"/>
    <w:basedOn w:val="Normal"/>
    <w:rsid w:val="00A0714C"/>
    <w:pPr>
      <w:widowControl w:val="0"/>
      <w:autoSpaceDE w:val="0"/>
      <w:autoSpaceDN w:val="0"/>
      <w:adjustRightInd w:val="0"/>
      <w:spacing w:line="220" w:lineRule="atLeast"/>
      <w:ind w:left="1200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A0714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14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14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A0714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A0714C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EXMprogramlisting">
    <w:name w:val="EXM_programlisting"/>
    <w:basedOn w:val="Normal"/>
    <w:rsid w:val="00A0714C"/>
    <w:pPr>
      <w:widowControl w:val="0"/>
      <w:autoSpaceDE w:val="0"/>
      <w:autoSpaceDN w:val="0"/>
      <w:adjustRightInd w:val="0"/>
      <w:spacing w:line="220" w:lineRule="atLeast"/>
      <w:ind w:left="1200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A0714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14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14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1700</Characters>
  <Application>Microsoft Macintosh Word</Application>
  <DocSecurity>0</DocSecurity>
  <Lines>14</Lines>
  <Paragraphs>3</Paragraphs>
  <ScaleCrop>false</ScaleCrop>
  <Company>mdc Images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2</cp:revision>
  <dcterms:created xsi:type="dcterms:W3CDTF">2017-06-07T02:28:00Z</dcterms:created>
  <dcterms:modified xsi:type="dcterms:W3CDTF">2017-06-07T02:29:00Z</dcterms:modified>
</cp:coreProperties>
</file>