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54A" w:rsidRPr="003043CC" w:rsidRDefault="00CF754A" w:rsidP="00CF754A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0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7-22T14:35:00Z">
          <w:pPr>
            <w:pStyle w:val="EXMprogramlisting"/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// Four-bit binary counter with parallel load (V2001, 2005)</w:t>
      </w:r>
    </w:p>
    <w:p w:rsidR="00CF754A" w:rsidRPr="003043CC" w:rsidRDefault="00CF754A" w:rsidP="00CF754A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3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7-22T14:35:00Z">
          <w:pPr>
            <w:pStyle w:val="EXMprogramlisting"/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5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// See Figure 6.14 and Table 6.6</w:t>
      </w:r>
    </w:p>
    <w:p w:rsidR="00CF754A" w:rsidRPr="003043CC" w:rsidRDefault="00CF754A" w:rsidP="00CF754A">
      <w:pPr>
        <w:pStyle w:val="EXMprogramlisting"/>
        <w:spacing w:line="276" w:lineRule="auto"/>
        <w:ind w:left="1200"/>
        <w:jc w:val="both"/>
        <w:rPr>
          <w:color w:val="auto"/>
          <w:sz w:val="20"/>
          <w:szCs w:val="20"/>
          <w:rPrChange w:id="6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" w:author="Michael Ciletti" w:date="2016-07-22T14:35:00Z">
          <w:pPr>
            <w:pStyle w:val="EXMprogramlisting"/>
            <w:spacing w:line="480" w:lineRule="auto"/>
          </w:pPr>
        </w:pPrChange>
      </w:pPr>
      <w:r w:rsidRPr="003043CC">
        <w:rPr>
          <w:rStyle w:val="BOLD"/>
          <w:color w:val="auto"/>
          <w:sz w:val="20"/>
          <w:szCs w:val="20"/>
          <w:rPrChange w:id="8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3043CC">
        <w:rPr>
          <w:color w:val="auto"/>
          <w:sz w:val="20"/>
          <w:szCs w:val="20"/>
          <w:rPrChange w:id="9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10" w:name="_GoBack"/>
      <w:r w:rsidRPr="003043CC">
        <w:rPr>
          <w:color w:val="auto"/>
          <w:sz w:val="20"/>
          <w:szCs w:val="20"/>
          <w:rPrChange w:id="11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Binary_Counter_4_Par_Load </w:t>
      </w:r>
      <w:bookmarkEnd w:id="10"/>
      <w:r w:rsidRPr="003043CC">
        <w:rPr>
          <w:color w:val="auto"/>
          <w:sz w:val="20"/>
          <w:szCs w:val="20"/>
          <w:rPrChange w:id="1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(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560"/>
        </w:tabs>
        <w:spacing w:line="276" w:lineRule="auto"/>
        <w:ind w:left="1200"/>
        <w:jc w:val="both"/>
        <w:rPr>
          <w:color w:val="auto"/>
          <w:sz w:val="20"/>
          <w:szCs w:val="20"/>
          <w:rPrChange w:id="13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" w:author="Michael Ciletti" w:date="2016-07-22T14:35:00Z">
          <w:pPr>
            <w:pStyle w:val="EXMprogramlisting"/>
            <w:tabs>
              <w:tab w:val="left" w:pos="3020"/>
              <w:tab w:val="left" w:pos="456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15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3043CC">
        <w:rPr>
          <w:rStyle w:val="BOLD"/>
          <w:color w:val="auto"/>
          <w:sz w:val="20"/>
          <w:szCs w:val="20"/>
          <w:rPrChange w:id="16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 reg</w:t>
      </w:r>
      <w:r w:rsidRPr="003043CC">
        <w:rPr>
          <w:color w:val="auto"/>
          <w:sz w:val="20"/>
          <w:szCs w:val="20"/>
          <w:rPrChange w:id="17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</w:t>
      </w:r>
      <w:r w:rsidRPr="003043CC">
        <w:rPr>
          <w:color w:val="auto"/>
          <w:sz w:val="20"/>
          <w:szCs w:val="20"/>
          <w:rPrChange w:id="18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A_count,</w:t>
      </w:r>
      <w:r w:rsidRPr="003043CC">
        <w:rPr>
          <w:color w:val="auto"/>
          <w:sz w:val="20"/>
          <w:szCs w:val="20"/>
          <w:rPrChange w:id="19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Data output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560"/>
        </w:tabs>
        <w:spacing w:line="276" w:lineRule="auto"/>
        <w:ind w:left="1200"/>
        <w:jc w:val="both"/>
        <w:rPr>
          <w:color w:val="auto"/>
          <w:sz w:val="20"/>
          <w:szCs w:val="20"/>
          <w:rPrChange w:id="20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" w:author="Michael Ciletti" w:date="2016-07-22T14:35:00Z">
          <w:pPr>
            <w:pStyle w:val="EXMprogramlisting"/>
            <w:tabs>
              <w:tab w:val="left" w:pos="3020"/>
              <w:tab w:val="left" w:pos="456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2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3043CC">
        <w:rPr>
          <w:rStyle w:val="BOLD"/>
          <w:color w:val="auto"/>
          <w:sz w:val="20"/>
          <w:szCs w:val="20"/>
          <w:rPrChange w:id="23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3043CC">
        <w:rPr>
          <w:color w:val="auto"/>
          <w:sz w:val="20"/>
          <w:szCs w:val="20"/>
          <w:rPrChange w:id="24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C_out,</w:t>
      </w:r>
      <w:r w:rsidRPr="003043CC">
        <w:rPr>
          <w:color w:val="auto"/>
          <w:sz w:val="20"/>
          <w:szCs w:val="20"/>
          <w:rPrChange w:id="25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Output carry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560"/>
        </w:tabs>
        <w:spacing w:line="276" w:lineRule="auto"/>
        <w:ind w:left="1200"/>
        <w:jc w:val="both"/>
        <w:rPr>
          <w:color w:val="auto"/>
          <w:sz w:val="20"/>
          <w:szCs w:val="20"/>
          <w:rPrChange w:id="26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7" w:author="Michael Ciletti" w:date="2016-07-22T14:35:00Z">
          <w:pPr>
            <w:pStyle w:val="EXMprogramlisting"/>
            <w:tabs>
              <w:tab w:val="left" w:pos="3020"/>
              <w:tab w:val="left" w:pos="456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28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3043CC">
        <w:rPr>
          <w:rStyle w:val="BOLD"/>
          <w:color w:val="auto"/>
          <w:sz w:val="20"/>
          <w:szCs w:val="20"/>
          <w:rPrChange w:id="29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3043CC">
        <w:rPr>
          <w:color w:val="auto"/>
          <w:sz w:val="20"/>
          <w:szCs w:val="20"/>
          <w:rPrChange w:id="30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[3: 0]</w:t>
      </w:r>
      <w:r w:rsidRPr="003043CC">
        <w:rPr>
          <w:color w:val="auto"/>
          <w:sz w:val="20"/>
          <w:szCs w:val="20"/>
          <w:rPrChange w:id="31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Data_in,</w:t>
      </w:r>
      <w:r w:rsidRPr="003043CC">
        <w:rPr>
          <w:color w:val="auto"/>
          <w:sz w:val="20"/>
          <w:szCs w:val="20"/>
          <w:rPrChange w:id="3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Data input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560"/>
        </w:tabs>
        <w:spacing w:line="276" w:lineRule="auto"/>
        <w:ind w:left="1200"/>
        <w:jc w:val="both"/>
        <w:rPr>
          <w:color w:val="auto"/>
          <w:sz w:val="20"/>
          <w:szCs w:val="20"/>
          <w:rPrChange w:id="33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4" w:author="Michael Ciletti" w:date="2016-07-22T14:35:00Z">
          <w:pPr>
            <w:pStyle w:val="EXMprogramlisting"/>
            <w:tabs>
              <w:tab w:val="left" w:pos="3020"/>
              <w:tab w:val="left" w:pos="456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35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3043CC">
        <w:rPr>
          <w:b/>
          <w:bCs/>
          <w:color w:val="auto"/>
          <w:sz w:val="20"/>
          <w:szCs w:val="20"/>
          <w:rPrChange w:id="36" w:author="Michael Ciletti" w:date="2016-06-18T11:01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input</w:t>
      </w:r>
      <w:r w:rsidRPr="003043CC">
        <w:rPr>
          <w:color w:val="auto"/>
          <w:sz w:val="20"/>
          <w:szCs w:val="20"/>
          <w:rPrChange w:id="37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Count,</w:t>
      </w:r>
      <w:r w:rsidRPr="003043CC">
        <w:rPr>
          <w:color w:val="auto"/>
          <w:sz w:val="20"/>
          <w:szCs w:val="20"/>
          <w:rPrChange w:id="38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Active high to count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560"/>
        </w:tabs>
        <w:spacing w:line="276" w:lineRule="auto"/>
        <w:ind w:left="1200"/>
        <w:jc w:val="both"/>
        <w:rPr>
          <w:color w:val="auto"/>
          <w:sz w:val="20"/>
          <w:szCs w:val="20"/>
          <w:rPrChange w:id="39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0" w:author="Michael Ciletti" w:date="2016-07-22T14:35:00Z">
          <w:pPr>
            <w:pStyle w:val="EXMprogramlisting"/>
            <w:tabs>
              <w:tab w:val="left" w:pos="3020"/>
              <w:tab w:val="left" w:pos="456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41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Load,</w:t>
      </w:r>
      <w:r w:rsidRPr="003043CC">
        <w:rPr>
          <w:color w:val="auto"/>
          <w:sz w:val="20"/>
          <w:szCs w:val="20"/>
          <w:rPrChange w:id="4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Active high to load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560"/>
        </w:tabs>
        <w:spacing w:line="276" w:lineRule="auto"/>
        <w:ind w:left="1200"/>
        <w:jc w:val="both"/>
        <w:rPr>
          <w:color w:val="auto"/>
          <w:sz w:val="20"/>
          <w:szCs w:val="20"/>
          <w:rPrChange w:id="43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4" w:author="Michael Ciletti" w:date="2016-07-22T14:35:00Z">
          <w:pPr>
            <w:pStyle w:val="EXMprogramlisting"/>
            <w:tabs>
              <w:tab w:val="left" w:pos="3020"/>
              <w:tab w:val="left" w:pos="456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45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CLK,</w:t>
      </w:r>
      <w:r w:rsidRPr="003043CC">
        <w:rPr>
          <w:color w:val="auto"/>
          <w:sz w:val="20"/>
          <w:szCs w:val="20"/>
          <w:rPrChange w:id="46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Positive-edge sensitive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560"/>
        </w:tabs>
        <w:spacing w:line="276" w:lineRule="auto"/>
        <w:ind w:left="1200"/>
        <w:jc w:val="both"/>
        <w:rPr>
          <w:color w:val="auto"/>
          <w:sz w:val="20"/>
          <w:szCs w:val="20"/>
          <w:rPrChange w:id="47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8" w:author="Michael Ciletti" w:date="2016-07-22T14:35:00Z">
          <w:pPr>
            <w:pStyle w:val="EXMprogramlisting"/>
            <w:tabs>
              <w:tab w:val="left" w:pos="3020"/>
              <w:tab w:val="left" w:pos="456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49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Clear_b</w:t>
      </w:r>
      <w:r w:rsidRPr="003043CC">
        <w:rPr>
          <w:color w:val="auto"/>
          <w:sz w:val="20"/>
          <w:szCs w:val="20"/>
          <w:rPrChange w:id="50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Active low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200"/>
        </w:tabs>
        <w:spacing w:line="276" w:lineRule="auto"/>
        <w:ind w:left="1200"/>
        <w:jc w:val="both"/>
        <w:rPr>
          <w:color w:val="auto"/>
          <w:sz w:val="20"/>
          <w:szCs w:val="20"/>
          <w:rPrChange w:id="51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2" w:author="Michael Ciletti" w:date="2016-07-22T14:35:00Z">
          <w:pPr>
            <w:pStyle w:val="EXMprogramlisting"/>
            <w:tabs>
              <w:tab w:val="left" w:pos="3020"/>
              <w:tab w:val="left" w:pos="420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53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);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200"/>
        </w:tabs>
        <w:spacing w:line="276" w:lineRule="auto"/>
        <w:ind w:left="1200"/>
        <w:jc w:val="both"/>
        <w:rPr>
          <w:color w:val="auto"/>
          <w:sz w:val="20"/>
          <w:szCs w:val="20"/>
          <w:rPrChange w:id="54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5" w:author="Michael Ciletti" w:date="2016-07-22T14:35:00Z">
          <w:pPr>
            <w:pStyle w:val="EXMprogramlisting"/>
            <w:tabs>
              <w:tab w:val="left" w:pos="3020"/>
              <w:tab w:val="left" w:pos="4200"/>
            </w:tabs>
            <w:spacing w:line="480" w:lineRule="auto"/>
          </w:pPr>
        </w:pPrChange>
      </w:pPr>
      <w:r w:rsidRPr="003043CC">
        <w:rPr>
          <w:rStyle w:val="BOLD"/>
          <w:color w:val="auto"/>
          <w:sz w:val="20"/>
          <w:szCs w:val="20"/>
          <w:rPrChange w:id="56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3043CC">
        <w:rPr>
          <w:color w:val="auto"/>
          <w:sz w:val="20"/>
          <w:szCs w:val="20"/>
          <w:rPrChange w:id="57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C_out = Count &amp;&amp; (~Load) &amp;&amp; (A_count == 4'b1111);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200"/>
        </w:tabs>
        <w:spacing w:line="276" w:lineRule="auto"/>
        <w:ind w:left="1200"/>
        <w:jc w:val="both"/>
        <w:rPr>
          <w:color w:val="auto"/>
          <w:sz w:val="20"/>
          <w:szCs w:val="20"/>
          <w:rPrChange w:id="58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9" w:author="Michael Ciletti" w:date="2016-07-22T14:35:00Z">
          <w:pPr>
            <w:pStyle w:val="EXMprogramlisting"/>
            <w:tabs>
              <w:tab w:val="left" w:pos="3020"/>
              <w:tab w:val="left" w:pos="4200"/>
            </w:tabs>
            <w:spacing w:line="480" w:lineRule="auto"/>
          </w:pPr>
        </w:pPrChange>
      </w:pPr>
      <w:r w:rsidRPr="003043CC">
        <w:rPr>
          <w:rStyle w:val="BOLD"/>
          <w:color w:val="auto"/>
          <w:sz w:val="20"/>
          <w:szCs w:val="20"/>
          <w:rPrChange w:id="60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3043CC">
        <w:rPr>
          <w:color w:val="auto"/>
          <w:sz w:val="20"/>
          <w:szCs w:val="20"/>
          <w:rPrChange w:id="61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</w:t>
      </w:r>
      <w:r w:rsidRPr="003043CC">
        <w:rPr>
          <w:rStyle w:val="BOLD"/>
          <w:color w:val="auto"/>
          <w:sz w:val="20"/>
          <w:szCs w:val="20"/>
          <w:rPrChange w:id="62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posedge</w:t>
      </w:r>
      <w:r w:rsidRPr="003043CC">
        <w:rPr>
          <w:color w:val="auto"/>
          <w:sz w:val="20"/>
          <w:szCs w:val="20"/>
          <w:rPrChange w:id="63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CLK, </w:t>
      </w:r>
      <w:r w:rsidRPr="003043CC">
        <w:rPr>
          <w:rStyle w:val="BOLD"/>
          <w:color w:val="auto"/>
          <w:sz w:val="20"/>
          <w:szCs w:val="20"/>
          <w:rPrChange w:id="64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negedge</w:t>
      </w:r>
      <w:r w:rsidRPr="003043CC">
        <w:rPr>
          <w:color w:val="auto"/>
          <w:sz w:val="20"/>
          <w:szCs w:val="20"/>
          <w:rPrChange w:id="65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Clear_b)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200"/>
        </w:tabs>
        <w:spacing w:line="276" w:lineRule="auto"/>
        <w:ind w:left="1200"/>
        <w:jc w:val="both"/>
        <w:rPr>
          <w:color w:val="auto"/>
          <w:sz w:val="20"/>
          <w:szCs w:val="20"/>
          <w:rPrChange w:id="66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" w:author="Michael Ciletti" w:date="2016-07-22T14:35:00Z">
          <w:pPr>
            <w:pStyle w:val="EXMprogramlisting"/>
            <w:tabs>
              <w:tab w:val="left" w:pos="3020"/>
              <w:tab w:val="left" w:pos="420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68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3043CC">
        <w:rPr>
          <w:rStyle w:val="BOLD"/>
          <w:color w:val="auto"/>
          <w:sz w:val="20"/>
          <w:szCs w:val="20"/>
          <w:rPrChange w:id="69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3043CC">
        <w:rPr>
          <w:color w:val="auto"/>
          <w:sz w:val="20"/>
          <w:szCs w:val="20"/>
          <w:rPrChange w:id="70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(~Clear_b)</w:t>
      </w:r>
      <w:r w:rsidRPr="003043CC">
        <w:rPr>
          <w:color w:val="auto"/>
          <w:sz w:val="20"/>
          <w:szCs w:val="20"/>
          <w:rPrChange w:id="71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A_count &lt;= 4'b0000;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200"/>
        </w:tabs>
        <w:spacing w:line="276" w:lineRule="auto"/>
        <w:ind w:left="1200"/>
        <w:jc w:val="both"/>
        <w:rPr>
          <w:color w:val="auto"/>
          <w:sz w:val="20"/>
          <w:szCs w:val="20"/>
          <w:rPrChange w:id="7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3" w:author="Michael Ciletti" w:date="2016-07-22T14:35:00Z">
          <w:pPr>
            <w:pStyle w:val="EXMprogramlisting"/>
            <w:tabs>
              <w:tab w:val="left" w:pos="3020"/>
              <w:tab w:val="left" w:pos="420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74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3043CC">
        <w:rPr>
          <w:rStyle w:val="BOLD"/>
          <w:color w:val="auto"/>
          <w:sz w:val="20"/>
          <w:szCs w:val="20"/>
          <w:rPrChange w:id="75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 if</w:t>
      </w:r>
      <w:r w:rsidRPr="003043CC">
        <w:rPr>
          <w:color w:val="auto"/>
          <w:sz w:val="20"/>
          <w:szCs w:val="20"/>
          <w:rPrChange w:id="76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(Load)</w:t>
      </w:r>
      <w:r w:rsidRPr="003043CC">
        <w:rPr>
          <w:color w:val="auto"/>
          <w:sz w:val="20"/>
          <w:szCs w:val="20"/>
          <w:rPrChange w:id="77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A_count &lt;= Data_in;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200"/>
        </w:tabs>
        <w:spacing w:line="276" w:lineRule="auto"/>
        <w:ind w:left="1200"/>
        <w:jc w:val="both"/>
        <w:rPr>
          <w:color w:val="auto"/>
          <w:sz w:val="20"/>
          <w:szCs w:val="20"/>
          <w:rPrChange w:id="78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9" w:author="Michael Ciletti" w:date="2016-07-22T14:35:00Z">
          <w:pPr>
            <w:pStyle w:val="EXMprogramlisting"/>
            <w:tabs>
              <w:tab w:val="left" w:pos="3020"/>
              <w:tab w:val="left" w:pos="420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80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3043CC">
        <w:rPr>
          <w:rStyle w:val="BOLD"/>
          <w:color w:val="auto"/>
          <w:sz w:val="20"/>
          <w:szCs w:val="20"/>
          <w:rPrChange w:id="81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 if</w:t>
      </w:r>
      <w:r w:rsidRPr="003043CC">
        <w:rPr>
          <w:color w:val="auto"/>
          <w:sz w:val="20"/>
          <w:szCs w:val="20"/>
          <w:rPrChange w:id="8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(Count)</w:t>
      </w:r>
      <w:r w:rsidRPr="003043CC">
        <w:rPr>
          <w:color w:val="auto"/>
          <w:sz w:val="20"/>
          <w:szCs w:val="20"/>
          <w:rPrChange w:id="83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A_count &lt;= A_count + 1'b1;</w:t>
      </w:r>
    </w:p>
    <w:p w:rsidR="00CF754A" w:rsidRPr="003043CC" w:rsidRDefault="00CF754A" w:rsidP="00CF754A">
      <w:pPr>
        <w:pStyle w:val="EXMprogramlisting"/>
        <w:tabs>
          <w:tab w:val="left" w:pos="3020"/>
          <w:tab w:val="left" w:pos="4200"/>
        </w:tabs>
        <w:spacing w:line="276" w:lineRule="auto"/>
        <w:ind w:left="1200"/>
        <w:jc w:val="both"/>
        <w:rPr>
          <w:color w:val="auto"/>
          <w:sz w:val="20"/>
          <w:szCs w:val="20"/>
          <w:rPrChange w:id="84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5" w:author="Michael Ciletti" w:date="2016-07-22T14:35:00Z">
          <w:pPr>
            <w:pStyle w:val="EXMprogramlisting"/>
            <w:tabs>
              <w:tab w:val="left" w:pos="3020"/>
              <w:tab w:val="left" w:pos="4200"/>
            </w:tabs>
            <w:spacing w:line="480" w:lineRule="auto"/>
          </w:pPr>
        </w:pPrChange>
      </w:pPr>
      <w:r w:rsidRPr="003043CC">
        <w:rPr>
          <w:color w:val="auto"/>
          <w:sz w:val="20"/>
          <w:szCs w:val="20"/>
          <w:rPrChange w:id="86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3043CC">
        <w:rPr>
          <w:rStyle w:val="BOLD"/>
          <w:color w:val="auto"/>
          <w:sz w:val="20"/>
          <w:szCs w:val="20"/>
          <w:rPrChange w:id="87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else</w:t>
      </w:r>
      <w:r w:rsidRPr="003043CC">
        <w:rPr>
          <w:color w:val="auto"/>
          <w:sz w:val="20"/>
          <w:szCs w:val="20"/>
          <w:rPrChange w:id="88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 xml:space="preserve">A_count &lt;= A_count;  // </w:t>
      </w:r>
      <w:ins w:id="89" w:author="Michael Ciletti" w:date="2016-07-02T10:12:00Z">
        <w:r>
          <w:rPr>
            <w:color w:val="auto"/>
            <w:sz w:val="20"/>
            <w:szCs w:val="20"/>
          </w:rPr>
          <w:t>R</w:t>
        </w:r>
      </w:ins>
      <w:del w:id="90" w:author="Michael Ciletti" w:date="2016-07-02T10:12:00Z">
        <w:r w:rsidRPr="003043CC" w:rsidDel="00097B20">
          <w:rPr>
            <w:color w:val="auto"/>
            <w:sz w:val="20"/>
            <w:szCs w:val="20"/>
            <w:rPrChange w:id="91" w:author="Michael Ciletti" w:date="2016-06-18T11:01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delText>r</w:delText>
        </w:r>
      </w:del>
      <w:r w:rsidRPr="003043CC">
        <w:rPr>
          <w:color w:val="auto"/>
          <w:sz w:val="20"/>
          <w:szCs w:val="20"/>
          <w:rPrChange w:id="92" w:author="Michael Ciletti" w:date="2016-06-18T11:01:00Z">
            <w:rPr>
              <w:rFonts w:ascii="Times New Roman" w:hAnsi="Times New Roman" w:cs="Times New Roman"/>
              <w:color w:val="auto"/>
              <w:sz w:val="24"/>
            </w:rPr>
          </w:rPrChange>
        </w:rPr>
        <w:t>edundant statement</w:t>
      </w:r>
    </w:p>
    <w:p w:rsidR="00CF754A" w:rsidRDefault="00CF754A" w:rsidP="00CF754A">
      <w:pPr>
        <w:pStyle w:val="EXMprogramlisting"/>
        <w:pBdr>
          <w:bottom w:val="single" w:sz="4" w:space="1" w:color="auto"/>
        </w:pBdr>
        <w:spacing w:after="240" w:line="276" w:lineRule="auto"/>
        <w:ind w:left="1200"/>
        <w:jc w:val="both"/>
        <w:rPr>
          <w:ins w:id="93" w:author="Michael Ciletti" w:date="2016-06-18T14:24:00Z"/>
          <w:rStyle w:val="BOLD"/>
          <w:color w:val="auto"/>
          <w:sz w:val="20"/>
          <w:szCs w:val="20"/>
        </w:rPr>
        <w:pPrChange w:id="94" w:author="Michael Ciletti" w:date="2016-07-22T14:35:00Z">
          <w:pPr>
            <w:pStyle w:val="EXMprogramlisting"/>
            <w:pBdr>
              <w:bottom w:val="single" w:sz="4" w:space="1" w:color="auto"/>
            </w:pBdr>
            <w:spacing w:after="240" w:line="480" w:lineRule="auto"/>
          </w:pPr>
        </w:pPrChange>
      </w:pPr>
      <w:r w:rsidRPr="003043CC">
        <w:rPr>
          <w:rStyle w:val="BOLD"/>
          <w:color w:val="auto"/>
          <w:sz w:val="20"/>
          <w:szCs w:val="20"/>
          <w:rPrChange w:id="95" w:author="Michael Ciletti" w:date="2016-06-18T11:01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54A"/>
    <w:rsid w:val="00CF754A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CF754A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CF75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54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54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Mprogramlisting">
    <w:name w:val="EXM_programlisting"/>
    <w:basedOn w:val="Normal"/>
    <w:rsid w:val="00CF754A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Arial" w:eastAsia="Times New Roman" w:hAnsi="Arial" w:cs="Arial"/>
      <w:color w:val="000000"/>
      <w:sz w:val="18"/>
      <w:szCs w:val="18"/>
      <w:lang w:val="en-GB"/>
    </w:rPr>
  </w:style>
  <w:style w:type="character" w:customStyle="1" w:styleId="BOLD">
    <w:name w:val="BOLD"/>
    <w:rsid w:val="00CF754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54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54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545</Characters>
  <Application>Microsoft Macintosh Word</Application>
  <DocSecurity>0</DocSecurity>
  <Lines>4</Lines>
  <Paragraphs>1</Paragraphs>
  <ScaleCrop>false</ScaleCrop>
  <Company>mdc Images</Company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2017-06-07T02:41:00Z</dcterms:created>
  <dcterms:modified xsi:type="dcterms:W3CDTF">2017-06-07T02:42:00Z</dcterms:modified>
</cp:coreProperties>
</file>