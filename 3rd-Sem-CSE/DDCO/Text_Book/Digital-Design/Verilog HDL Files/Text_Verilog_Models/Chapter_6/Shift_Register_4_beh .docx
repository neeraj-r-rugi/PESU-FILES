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CDE31A" w14:textId="77777777" w:rsidR="00DE3626" w:rsidRPr="005119A0" w:rsidRDefault="00DE3626" w:rsidP="00DE3626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7-22T14:35:00Z">
          <w:pPr>
            <w:pStyle w:val="EXMprogramlisting"/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Behavioral description of a 4-bit universal shift register</w:t>
      </w:r>
    </w:p>
    <w:p w14:paraId="758E0BB9" w14:textId="77777777" w:rsidR="00DE3626" w:rsidRPr="005119A0" w:rsidRDefault="00DE3626" w:rsidP="00DE3626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7-22T14:35:00Z">
          <w:pPr>
            <w:pStyle w:val="EXMprogramlisting"/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Fig. 6.7 and Table 6.3</w:t>
      </w:r>
    </w:p>
    <w:p w14:paraId="6564A9A6" w14:textId="77777777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4080"/>
        </w:tabs>
        <w:spacing w:line="276" w:lineRule="auto"/>
        <w:ind w:left="1200"/>
        <w:jc w:val="both"/>
        <w:rPr>
          <w:color w:val="auto"/>
          <w:sz w:val="20"/>
          <w:szCs w:val="20"/>
          <w:rPrChange w:id="6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4080"/>
            </w:tabs>
            <w:spacing w:line="480" w:lineRule="auto"/>
          </w:pPr>
        </w:pPrChange>
      </w:pPr>
      <w:r w:rsidRPr="005119A0">
        <w:rPr>
          <w:rStyle w:val="BOLD"/>
          <w:color w:val="auto"/>
          <w:sz w:val="20"/>
          <w:szCs w:val="20"/>
          <w:rPrChange w:id="8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5119A0">
        <w:rPr>
          <w:color w:val="auto"/>
          <w:sz w:val="20"/>
          <w:szCs w:val="20"/>
          <w:rPrChange w:id="9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Shift_Register_4_beh (</w:t>
      </w:r>
      <w:r w:rsidRPr="005119A0">
        <w:rPr>
          <w:color w:val="auto"/>
          <w:sz w:val="20"/>
          <w:szCs w:val="20"/>
          <w:rPrChange w:id="1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V2001, 2005</w:t>
      </w:r>
    </w:p>
    <w:p w14:paraId="61CD2AD5" w14:textId="77777777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4080"/>
        </w:tabs>
        <w:spacing w:line="276" w:lineRule="auto"/>
        <w:ind w:left="1200"/>
        <w:jc w:val="both"/>
        <w:rPr>
          <w:color w:val="auto"/>
          <w:sz w:val="20"/>
          <w:szCs w:val="20"/>
          <w:rPrChange w:id="1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408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119A0">
        <w:rPr>
          <w:rStyle w:val="BOLD"/>
          <w:color w:val="auto"/>
          <w:sz w:val="20"/>
          <w:szCs w:val="20"/>
          <w:rPrChange w:id="14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5119A0">
        <w:rPr>
          <w:color w:val="auto"/>
          <w:sz w:val="20"/>
          <w:szCs w:val="20"/>
          <w:rPrChange w:id="1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7624B2">
        <w:rPr>
          <w:b/>
          <w:color w:val="auto"/>
          <w:sz w:val="20"/>
          <w:szCs w:val="20"/>
          <w:rPrChange w:id="16" w:author="Michael Ciletti" w:date="2016-06-17T13:44:00Z">
            <w:rPr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5119A0">
        <w:rPr>
          <w:color w:val="auto"/>
          <w:sz w:val="20"/>
          <w:szCs w:val="20"/>
          <w:rPrChange w:id="1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[3: 0]</w:t>
      </w:r>
      <w:r w:rsidRPr="005119A0">
        <w:rPr>
          <w:color w:val="auto"/>
          <w:sz w:val="20"/>
          <w:szCs w:val="20"/>
          <w:rPrChange w:id="1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A_par,</w:t>
      </w:r>
      <w:r w:rsidRPr="005119A0">
        <w:rPr>
          <w:color w:val="auto"/>
          <w:sz w:val="20"/>
          <w:szCs w:val="20"/>
          <w:rPrChange w:id="19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Register output</w:t>
      </w:r>
    </w:p>
    <w:p w14:paraId="16F10BF1" w14:textId="7F7A6B34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4080"/>
        </w:tabs>
        <w:spacing w:line="276" w:lineRule="auto"/>
        <w:ind w:left="1200"/>
        <w:jc w:val="both"/>
        <w:rPr>
          <w:color w:val="auto"/>
          <w:sz w:val="20"/>
          <w:szCs w:val="20"/>
          <w:rPrChange w:id="2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408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2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119A0">
        <w:rPr>
          <w:rStyle w:val="BOLD"/>
          <w:color w:val="auto"/>
          <w:sz w:val="20"/>
          <w:szCs w:val="20"/>
          <w:rPrChange w:id="23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5119A0">
        <w:rPr>
          <w:color w:val="auto"/>
          <w:sz w:val="20"/>
          <w:szCs w:val="20"/>
          <w:rPrChange w:id="2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[3: 0]</w:t>
      </w:r>
      <w:r w:rsidRPr="005119A0">
        <w:rPr>
          <w:color w:val="auto"/>
          <w:sz w:val="20"/>
          <w:szCs w:val="20"/>
          <w:rPrChange w:id="2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I_par,</w:t>
      </w:r>
      <w:r w:rsidRPr="005119A0">
        <w:rPr>
          <w:color w:val="auto"/>
          <w:sz w:val="20"/>
          <w:szCs w:val="20"/>
          <w:rPrChange w:id="26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Parallel input</w:t>
      </w:r>
    </w:p>
    <w:p w14:paraId="3863D8DE" w14:textId="6B0BB30E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4080"/>
        </w:tabs>
        <w:spacing w:line="276" w:lineRule="auto"/>
        <w:ind w:left="1200"/>
        <w:jc w:val="both"/>
        <w:rPr>
          <w:color w:val="auto"/>
          <w:sz w:val="20"/>
          <w:szCs w:val="20"/>
          <w:rPrChange w:id="2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408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29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119A0">
        <w:rPr>
          <w:rStyle w:val="BOLD"/>
          <w:color w:val="auto"/>
          <w:sz w:val="20"/>
          <w:szCs w:val="20"/>
          <w:rPrChange w:id="30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5119A0">
        <w:rPr>
          <w:color w:val="auto"/>
          <w:sz w:val="20"/>
          <w:szCs w:val="20"/>
          <w:rPrChange w:id="3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s1, s0,</w:t>
      </w:r>
      <w:r w:rsidRPr="005119A0">
        <w:rPr>
          <w:color w:val="auto"/>
          <w:sz w:val="20"/>
          <w:szCs w:val="20"/>
          <w:rPrChange w:id="3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5119A0">
        <w:rPr>
          <w:color w:val="auto"/>
          <w:sz w:val="20"/>
          <w:szCs w:val="20"/>
          <w:rPrChange w:id="3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34" w:author="Michael Ciletti" w:date="2016-06-17T13:44:00Z"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3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Select inputs</w:t>
      </w:r>
    </w:p>
    <w:p w14:paraId="69839EF4" w14:textId="3AE10756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4080"/>
        </w:tabs>
        <w:spacing w:line="276" w:lineRule="auto"/>
        <w:ind w:left="1200"/>
        <w:jc w:val="both"/>
        <w:rPr>
          <w:color w:val="auto"/>
          <w:sz w:val="20"/>
          <w:szCs w:val="20"/>
          <w:rPrChange w:id="36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408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3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39" w:author="Michael Ciletti" w:date="2016-07-15T16:05:00Z"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4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MSB_in, LSB_in,</w:t>
      </w:r>
      <w:r w:rsidRPr="005119A0">
        <w:rPr>
          <w:color w:val="auto"/>
          <w:sz w:val="20"/>
          <w:szCs w:val="20"/>
          <w:rPrChange w:id="4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42" w:author="Michael Ciletti" w:date="2016-06-17T13:44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4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Serial inputs</w:t>
      </w:r>
    </w:p>
    <w:p w14:paraId="7975DC77" w14:textId="65E353C5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4080"/>
        </w:tabs>
        <w:spacing w:line="276" w:lineRule="auto"/>
        <w:ind w:left="1200"/>
        <w:jc w:val="both"/>
        <w:rPr>
          <w:color w:val="auto"/>
          <w:sz w:val="20"/>
          <w:szCs w:val="20"/>
          <w:rPrChange w:id="4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5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408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46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47" w:author="Michael Ciletti" w:date="2016-07-15T16:05:00Z"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4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CLK, Clear</w:t>
      </w:r>
      <w:ins w:id="49" w:author="Michael Ciletti" w:date="2016-06-18T13:05:00Z">
        <w:r>
          <w:rPr>
            <w:color w:val="auto"/>
            <w:sz w:val="20"/>
            <w:szCs w:val="20"/>
          </w:rPr>
          <w:t>_b</w:t>
        </w:r>
      </w:ins>
      <w:del w:id="50" w:author="Michael Ciletti" w:date="2016-06-17T13:44:00Z">
        <w:r w:rsidRPr="005119A0" w:rsidDel="007624B2">
          <w:rPr>
            <w:color w:val="auto"/>
            <w:sz w:val="20"/>
            <w:szCs w:val="20"/>
            <w:rPrChange w:id="51" w:author="Michael Ciletti" w:date="2016-06-17T13:4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5119A0">
        <w:rPr>
          <w:color w:val="auto"/>
          <w:sz w:val="20"/>
          <w:szCs w:val="20"/>
          <w:rPrChange w:id="5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53" w:author="Michael Ciletti" w:date="2016-06-17T13:44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</w:ins>
      <w:bookmarkStart w:id="54" w:name="_GoBack"/>
      <w:bookmarkEnd w:id="54"/>
      <w:r w:rsidRPr="005119A0">
        <w:rPr>
          <w:color w:val="auto"/>
          <w:sz w:val="20"/>
          <w:szCs w:val="20"/>
          <w:rPrChange w:id="5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// Clock and </w:t>
      </w:r>
      <w:ins w:id="56" w:author="Michael Ciletti" w:date="2016-06-18T13:06:00Z">
        <w:r>
          <w:rPr>
            <w:color w:val="auto"/>
            <w:sz w:val="20"/>
            <w:szCs w:val="20"/>
          </w:rPr>
          <w:t>active-low c</w:t>
        </w:r>
      </w:ins>
      <w:del w:id="57" w:author="Michael Ciletti" w:date="2016-06-18T13:06:00Z">
        <w:r w:rsidRPr="005119A0" w:rsidDel="00A4293E">
          <w:rPr>
            <w:color w:val="auto"/>
            <w:sz w:val="20"/>
            <w:szCs w:val="20"/>
            <w:rPrChange w:id="58" w:author="Michael Ciletti" w:date="2016-06-17T13:4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C</w:delText>
        </w:r>
      </w:del>
      <w:r w:rsidRPr="005119A0">
        <w:rPr>
          <w:color w:val="auto"/>
          <w:sz w:val="20"/>
          <w:szCs w:val="20"/>
          <w:rPrChange w:id="59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lear</w:t>
      </w:r>
    </w:p>
    <w:p w14:paraId="3997BBAA" w14:textId="77777777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3860"/>
        </w:tabs>
        <w:spacing w:line="276" w:lineRule="auto"/>
        <w:ind w:left="1200"/>
        <w:jc w:val="both"/>
        <w:rPr>
          <w:color w:val="auto"/>
          <w:sz w:val="20"/>
          <w:szCs w:val="20"/>
          <w:rPrChange w:id="6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1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386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6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14:paraId="0D073B1C" w14:textId="77777777" w:rsidR="00DE3626" w:rsidRPr="005119A0" w:rsidRDefault="00DE3626" w:rsidP="00DE3626">
      <w:pPr>
        <w:pStyle w:val="EXMprogramlisting"/>
        <w:tabs>
          <w:tab w:val="left" w:pos="1720"/>
          <w:tab w:val="left" w:pos="2420"/>
          <w:tab w:val="left" w:pos="3860"/>
        </w:tabs>
        <w:spacing w:line="276" w:lineRule="auto"/>
        <w:ind w:left="1200"/>
        <w:jc w:val="both"/>
        <w:rPr>
          <w:color w:val="auto"/>
          <w:sz w:val="20"/>
          <w:szCs w:val="20"/>
          <w:rPrChange w:id="6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4" w:author="Michael Ciletti" w:date="2016-07-22T14:35:00Z">
          <w:pPr>
            <w:pStyle w:val="EXMprogramlisting"/>
            <w:tabs>
              <w:tab w:val="left" w:pos="1720"/>
              <w:tab w:val="left" w:pos="2420"/>
              <w:tab w:val="left" w:pos="3860"/>
            </w:tabs>
            <w:spacing w:line="480" w:lineRule="auto"/>
          </w:pPr>
        </w:pPrChange>
      </w:pPr>
      <w:r w:rsidRPr="005119A0">
        <w:rPr>
          <w:rStyle w:val="BOLD"/>
          <w:color w:val="auto"/>
          <w:sz w:val="20"/>
          <w:szCs w:val="20"/>
          <w:rPrChange w:id="65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 @</w:t>
      </w:r>
      <w:r w:rsidRPr="005119A0">
        <w:rPr>
          <w:color w:val="auto"/>
          <w:sz w:val="20"/>
          <w:szCs w:val="20"/>
          <w:rPrChange w:id="66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5119A0">
        <w:rPr>
          <w:rStyle w:val="BOLD"/>
          <w:color w:val="auto"/>
          <w:sz w:val="20"/>
          <w:szCs w:val="20"/>
          <w:rPrChange w:id="67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5119A0">
        <w:rPr>
          <w:color w:val="auto"/>
          <w:sz w:val="20"/>
          <w:szCs w:val="20"/>
          <w:rPrChange w:id="6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ins w:id="69" w:author="Michael Ciletti" w:date="2016-06-17T14:03:00Z">
        <w:r>
          <w:rPr>
            <w:rStyle w:val="BOLD"/>
            <w:color w:val="auto"/>
            <w:sz w:val="20"/>
            <w:szCs w:val="20"/>
          </w:rPr>
          <w:t>neg</w:t>
        </w:r>
      </w:ins>
      <w:del w:id="70" w:author="Michael Ciletti" w:date="2016-06-17T14:03:00Z">
        <w:r w:rsidRPr="005119A0" w:rsidDel="00711058">
          <w:rPr>
            <w:rStyle w:val="BOLD"/>
            <w:color w:val="auto"/>
            <w:sz w:val="20"/>
            <w:szCs w:val="20"/>
            <w:rPrChange w:id="71" w:author="Michael Ciletti" w:date="2016-06-17T13:41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delText>neg</w:delText>
        </w:r>
      </w:del>
      <w:r w:rsidRPr="005119A0">
        <w:rPr>
          <w:rStyle w:val="BOLD"/>
          <w:color w:val="auto"/>
          <w:sz w:val="20"/>
          <w:szCs w:val="20"/>
          <w:rPrChange w:id="72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edge</w:t>
      </w:r>
      <w:r w:rsidRPr="005119A0">
        <w:rPr>
          <w:color w:val="auto"/>
          <w:sz w:val="20"/>
          <w:szCs w:val="20"/>
          <w:rPrChange w:id="7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Clear</w:t>
      </w:r>
      <w:ins w:id="74" w:author="Michael Ciletti" w:date="2016-06-18T13:07:00Z">
        <w:r>
          <w:rPr>
            <w:color w:val="auto"/>
            <w:sz w:val="20"/>
            <w:szCs w:val="20"/>
          </w:rPr>
          <w:t>_b</w:t>
        </w:r>
      </w:ins>
      <w:del w:id="75" w:author="Michael Ciletti" w:date="2016-06-17T14:03:00Z">
        <w:r w:rsidRPr="005119A0" w:rsidDel="00711058">
          <w:rPr>
            <w:color w:val="auto"/>
            <w:sz w:val="20"/>
            <w:szCs w:val="20"/>
            <w:rPrChange w:id="76" w:author="Michael Ciletti" w:date="2016-06-17T13:4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5119A0">
        <w:rPr>
          <w:color w:val="auto"/>
          <w:sz w:val="20"/>
          <w:szCs w:val="20"/>
          <w:rPrChange w:id="7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)</w:t>
      </w:r>
      <w:r w:rsidRPr="005119A0">
        <w:rPr>
          <w:color w:val="auto"/>
          <w:sz w:val="20"/>
          <w:szCs w:val="20"/>
          <w:rPrChange w:id="7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V2001, 2005</w:t>
      </w:r>
    </w:p>
    <w:p w14:paraId="6973462F" w14:textId="77777777" w:rsidR="00DE3626" w:rsidRPr="005119A0" w:rsidRDefault="00DE3626" w:rsidP="00DE3626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79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0" w:author="Michael Ciletti" w:date="2016-07-22T14:35:00Z">
          <w:pPr>
            <w:pStyle w:val="EXMprogramlisting"/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8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119A0">
        <w:rPr>
          <w:rStyle w:val="BOLD"/>
          <w:color w:val="auto"/>
          <w:sz w:val="20"/>
          <w:szCs w:val="20"/>
          <w:rPrChange w:id="82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5119A0">
        <w:rPr>
          <w:color w:val="auto"/>
          <w:sz w:val="20"/>
          <w:szCs w:val="20"/>
          <w:rPrChange w:id="8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(Clear</w:t>
      </w:r>
      <w:ins w:id="84" w:author="Michael Ciletti" w:date="2016-06-18T13:07:00Z">
        <w:r>
          <w:rPr>
            <w:color w:val="auto"/>
            <w:sz w:val="20"/>
            <w:szCs w:val="20"/>
          </w:rPr>
          <w:t>_b</w:t>
        </w:r>
      </w:ins>
      <w:del w:id="85" w:author="Michael Ciletti" w:date="2016-06-17T13:44:00Z">
        <w:r w:rsidRPr="005119A0" w:rsidDel="007624B2">
          <w:rPr>
            <w:color w:val="auto"/>
            <w:sz w:val="20"/>
            <w:szCs w:val="20"/>
            <w:rPrChange w:id="86" w:author="Michael Ciletti" w:date="2016-06-17T13:4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5119A0">
        <w:rPr>
          <w:color w:val="auto"/>
          <w:sz w:val="20"/>
          <w:szCs w:val="20"/>
          <w:rPrChange w:id="8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== </w:t>
      </w:r>
      <w:ins w:id="88" w:author="Michael Ciletti" w:date="2016-06-18T13:07:00Z">
        <w:r>
          <w:rPr>
            <w:color w:val="auto"/>
            <w:sz w:val="20"/>
            <w:szCs w:val="20"/>
          </w:rPr>
          <w:t>0</w:t>
        </w:r>
      </w:ins>
      <w:del w:id="89" w:author="Michael Ciletti" w:date="2016-06-17T13:44:00Z">
        <w:r w:rsidRPr="005119A0" w:rsidDel="007624B2">
          <w:rPr>
            <w:color w:val="auto"/>
            <w:sz w:val="20"/>
            <w:szCs w:val="20"/>
            <w:rPrChange w:id="90" w:author="Michael Ciletti" w:date="2016-06-17T13:4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0</w:delText>
        </w:r>
      </w:del>
      <w:r w:rsidRPr="005119A0">
        <w:rPr>
          <w:color w:val="auto"/>
          <w:sz w:val="20"/>
          <w:szCs w:val="20"/>
          <w:rPrChange w:id="9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) A_par &lt;= 4’b00</w:t>
      </w:r>
      <w:del w:id="92" w:author="Michael Ciletti" w:date="2016-06-18T13:07:00Z">
        <w:r w:rsidRPr="005119A0" w:rsidDel="000D3A34">
          <w:rPr>
            <w:color w:val="auto"/>
            <w:sz w:val="20"/>
            <w:szCs w:val="20"/>
            <w:rPrChange w:id="93" w:author="Michael Ciletti" w:date="2016-06-17T13:4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0</w:delText>
        </w:r>
      </w:del>
      <w:r w:rsidRPr="005119A0">
        <w:rPr>
          <w:color w:val="auto"/>
          <w:sz w:val="20"/>
          <w:szCs w:val="20"/>
          <w:rPrChange w:id="9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0;</w:t>
      </w:r>
    </w:p>
    <w:p w14:paraId="06586EF1" w14:textId="77777777" w:rsidR="00DE3626" w:rsidRPr="005119A0" w:rsidRDefault="00DE3626" w:rsidP="00DE3626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9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6" w:author="Michael Ciletti" w:date="2016-07-22T14:35:00Z">
          <w:pPr>
            <w:pStyle w:val="EXMprogramlisting"/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9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119A0">
        <w:rPr>
          <w:rStyle w:val="BOLD"/>
          <w:color w:val="auto"/>
          <w:sz w:val="20"/>
          <w:szCs w:val="20"/>
          <w:rPrChange w:id="98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</w:p>
    <w:p w14:paraId="09A4BC51" w14:textId="77777777" w:rsidR="00DE3626" w:rsidRPr="005119A0" w:rsidRDefault="00DE3626" w:rsidP="00DE3626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99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0" w:author="Michael Ciletti" w:date="2016-07-22T14:35:00Z">
          <w:pPr>
            <w:pStyle w:val="EXMprogramlisting"/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0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119A0">
        <w:rPr>
          <w:color w:val="auto"/>
          <w:sz w:val="20"/>
          <w:szCs w:val="20"/>
          <w:rPrChange w:id="10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119A0">
        <w:rPr>
          <w:rStyle w:val="BOLD"/>
          <w:color w:val="auto"/>
          <w:sz w:val="20"/>
          <w:szCs w:val="20"/>
          <w:rPrChange w:id="103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5119A0">
        <w:rPr>
          <w:color w:val="auto"/>
          <w:sz w:val="20"/>
          <w:szCs w:val="20"/>
          <w:rPrChange w:id="10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({s1, s0})</w:t>
      </w:r>
    </w:p>
    <w:p w14:paraId="0FD91BB6" w14:textId="77777777" w:rsidR="00DE3626" w:rsidRPr="005119A0" w:rsidRDefault="00DE3626" w:rsidP="00DE3626">
      <w:pPr>
        <w:pStyle w:val="EXMprogramlisting"/>
        <w:tabs>
          <w:tab w:val="left" w:pos="420"/>
          <w:tab w:val="left" w:pos="2160"/>
        </w:tabs>
        <w:spacing w:line="276" w:lineRule="auto"/>
        <w:ind w:left="1200"/>
        <w:jc w:val="both"/>
        <w:rPr>
          <w:color w:val="auto"/>
          <w:sz w:val="20"/>
          <w:szCs w:val="20"/>
          <w:rPrChange w:id="10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6" w:author="Michael Ciletti" w:date="2016-07-22T14:35:00Z">
          <w:pPr>
            <w:pStyle w:val="EXMprogramlisting"/>
            <w:tabs>
              <w:tab w:val="left" w:pos="420"/>
              <w:tab w:val="left" w:pos="492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0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2'b00: A_par &lt;= A_par;</w:t>
      </w:r>
      <w:r w:rsidRPr="005119A0">
        <w:rPr>
          <w:color w:val="auto"/>
          <w:sz w:val="20"/>
          <w:szCs w:val="20"/>
          <w:rPrChange w:id="10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09" w:author="Michael Ciletti" w:date="2016-06-17T13:44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</w:ins>
      <w:ins w:id="110" w:author="Michael Ciletti" w:date="2016-07-22T14:24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11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No change</w:t>
      </w:r>
    </w:p>
    <w:p w14:paraId="1708D602" w14:textId="77777777" w:rsidR="00DE3626" w:rsidRPr="005119A0" w:rsidRDefault="00DE3626" w:rsidP="00DE3626">
      <w:pPr>
        <w:pStyle w:val="EXMprogramlisting"/>
        <w:tabs>
          <w:tab w:val="left" w:pos="420"/>
          <w:tab w:val="left" w:pos="2160"/>
        </w:tabs>
        <w:spacing w:line="276" w:lineRule="auto"/>
        <w:ind w:left="1200"/>
        <w:jc w:val="both"/>
        <w:rPr>
          <w:color w:val="auto"/>
          <w:sz w:val="20"/>
          <w:szCs w:val="20"/>
          <w:rPrChange w:id="112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3" w:author="Michael Ciletti" w:date="2016-07-22T14:35:00Z">
          <w:pPr>
            <w:pStyle w:val="EXMprogramlisting"/>
            <w:tabs>
              <w:tab w:val="left" w:pos="420"/>
              <w:tab w:val="left" w:pos="492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1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2'b01: A_par &lt;= {MSB_in, A_par[3: 1]};</w:t>
      </w:r>
      <w:r w:rsidRPr="005119A0">
        <w:rPr>
          <w:color w:val="auto"/>
          <w:sz w:val="20"/>
          <w:szCs w:val="20"/>
          <w:rPrChange w:id="115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16" w:author="Michael Ciletti" w:date="2016-07-22T14:24:00Z"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11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Shift right</w:t>
      </w:r>
    </w:p>
    <w:p w14:paraId="4906C9BE" w14:textId="77777777" w:rsidR="00DE3626" w:rsidRPr="005119A0" w:rsidRDefault="00DE3626" w:rsidP="00DE3626">
      <w:pPr>
        <w:pStyle w:val="EXMprogramlisting"/>
        <w:tabs>
          <w:tab w:val="left" w:pos="420"/>
          <w:tab w:val="left" w:pos="2160"/>
        </w:tabs>
        <w:spacing w:line="276" w:lineRule="auto"/>
        <w:ind w:left="1200"/>
        <w:jc w:val="both"/>
        <w:rPr>
          <w:color w:val="auto"/>
          <w:sz w:val="20"/>
          <w:szCs w:val="20"/>
          <w:rPrChange w:id="118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9" w:author="Michael Ciletti" w:date="2016-07-22T14:35:00Z">
          <w:pPr>
            <w:pStyle w:val="EXMprogramlisting"/>
            <w:tabs>
              <w:tab w:val="left" w:pos="420"/>
              <w:tab w:val="left" w:pos="492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2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2'b10: A_par &lt;= {A_par[2: 0], LSB_in};</w:t>
      </w:r>
      <w:r w:rsidRPr="005119A0">
        <w:rPr>
          <w:color w:val="auto"/>
          <w:sz w:val="20"/>
          <w:szCs w:val="20"/>
          <w:rPrChange w:id="12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22" w:author="Michael Ciletti" w:date="2016-07-22T14:24:00Z"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12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Shift left</w:t>
      </w:r>
    </w:p>
    <w:p w14:paraId="24764EA6" w14:textId="77777777" w:rsidR="00DE3626" w:rsidRPr="005119A0" w:rsidRDefault="00DE3626" w:rsidP="00DE3626">
      <w:pPr>
        <w:pStyle w:val="EXMprogramlisting"/>
        <w:tabs>
          <w:tab w:val="left" w:pos="420"/>
          <w:tab w:val="left" w:pos="2160"/>
        </w:tabs>
        <w:spacing w:line="276" w:lineRule="auto"/>
        <w:ind w:left="1200"/>
        <w:jc w:val="both"/>
        <w:rPr>
          <w:color w:val="auto"/>
          <w:sz w:val="20"/>
          <w:szCs w:val="20"/>
          <w:rPrChange w:id="12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5" w:author="Michael Ciletti" w:date="2016-07-22T14:35:00Z">
          <w:pPr>
            <w:pStyle w:val="EXMprogramlisting"/>
            <w:tabs>
              <w:tab w:val="left" w:pos="420"/>
              <w:tab w:val="left" w:pos="4920"/>
            </w:tabs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26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2'b11: A_par &lt;= I_par;</w:t>
      </w:r>
      <w:r w:rsidRPr="005119A0">
        <w:rPr>
          <w:color w:val="auto"/>
          <w:sz w:val="20"/>
          <w:szCs w:val="20"/>
          <w:rPrChange w:id="127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28" w:author="Michael Ciletti" w:date="2016-06-17T13:44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</w:ins>
      <w:ins w:id="129" w:author="Michael Ciletti" w:date="2016-07-22T14:24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</w:ins>
      <w:r w:rsidRPr="005119A0">
        <w:rPr>
          <w:color w:val="auto"/>
          <w:sz w:val="20"/>
          <w:szCs w:val="20"/>
          <w:rPrChange w:id="130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// Parallel load of input</w:t>
      </w:r>
    </w:p>
    <w:p w14:paraId="69B3FADD" w14:textId="77777777" w:rsidR="00DE3626" w:rsidRPr="005119A0" w:rsidRDefault="00DE3626" w:rsidP="00DE3626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131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2" w:author="Michael Ciletti" w:date="2016-07-22T14:35:00Z">
          <w:pPr>
            <w:pStyle w:val="EXMprogramlisting"/>
            <w:spacing w:line="480" w:lineRule="auto"/>
          </w:pPr>
        </w:pPrChange>
      </w:pPr>
      <w:r w:rsidRPr="005119A0">
        <w:rPr>
          <w:color w:val="auto"/>
          <w:sz w:val="20"/>
          <w:szCs w:val="20"/>
          <w:rPrChange w:id="133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5119A0">
        <w:rPr>
          <w:color w:val="auto"/>
          <w:sz w:val="20"/>
          <w:szCs w:val="20"/>
          <w:rPrChange w:id="134" w:author="Michael Ciletti" w:date="2016-06-17T13:4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5119A0">
        <w:rPr>
          <w:rStyle w:val="BOLD"/>
          <w:color w:val="auto"/>
          <w:sz w:val="20"/>
          <w:szCs w:val="20"/>
          <w:rPrChange w:id="135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  <w:r w:rsidR="009F576C">
        <w:rPr>
          <w:rStyle w:val="BOLD"/>
          <w:color w:val="auto"/>
          <w:sz w:val="20"/>
          <w:szCs w:val="20"/>
        </w:rPr>
        <w:t>;</w:t>
      </w:r>
    </w:p>
    <w:p w14:paraId="38ABD1D8" w14:textId="77777777" w:rsidR="00DE3626" w:rsidRPr="005119A0" w:rsidRDefault="00DE3626" w:rsidP="00DE3626">
      <w:pPr>
        <w:pStyle w:val="EXMprogramlisting"/>
        <w:pBdr>
          <w:bottom w:val="single" w:sz="4" w:space="1" w:color="auto"/>
        </w:pBdr>
        <w:spacing w:after="240" w:line="276" w:lineRule="auto"/>
        <w:ind w:left="1200"/>
        <w:jc w:val="both"/>
        <w:rPr>
          <w:rStyle w:val="BOLD"/>
          <w:color w:val="auto"/>
          <w:sz w:val="20"/>
          <w:szCs w:val="20"/>
          <w:rPrChange w:id="136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137" w:author="Michael Ciletti" w:date="2016-07-22T14:35:00Z">
          <w:pPr>
            <w:pStyle w:val="EXMprogramlisting"/>
            <w:pBdr>
              <w:bottom w:val="single" w:sz="4" w:space="1" w:color="auto"/>
            </w:pBdr>
            <w:spacing w:after="240" w:line="480" w:lineRule="auto"/>
          </w:pPr>
        </w:pPrChange>
      </w:pPr>
      <w:r w:rsidRPr="005119A0">
        <w:rPr>
          <w:rStyle w:val="BOLD"/>
          <w:color w:val="auto"/>
          <w:sz w:val="20"/>
          <w:szCs w:val="20"/>
          <w:rPrChange w:id="138" w:author="Michael Ciletti" w:date="2016-06-17T13:4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329E11FA" w14:textId="77777777"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626"/>
    <w:rsid w:val="00136A01"/>
    <w:rsid w:val="009F576C"/>
    <w:rsid w:val="00DE3626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8573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DE3626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DE36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62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2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DE3626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DE36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62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2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594</Characters>
  <Application>Microsoft Macintosh Word</Application>
  <DocSecurity>0</DocSecurity>
  <Lines>4</Lines>
  <Paragraphs>1</Paragraphs>
  <ScaleCrop>false</ScaleCrop>
  <Company>mdc Images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3</cp:revision>
  <dcterms:created xsi:type="dcterms:W3CDTF">2017-06-07T02:37:00Z</dcterms:created>
  <dcterms:modified xsi:type="dcterms:W3CDTF">2017-06-07T02:38:00Z</dcterms:modified>
</cp:coreProperties>
</file>