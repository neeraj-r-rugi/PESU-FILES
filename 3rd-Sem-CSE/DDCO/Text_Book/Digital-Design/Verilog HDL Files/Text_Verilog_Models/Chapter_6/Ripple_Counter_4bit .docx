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2625" w:rsidRPr="00F241CF" w:rsidRDefault="00C42625" w:rsidP="00C42625">
      <w:pPr>
        <w:pStyle w:val="EXMprogramlisting"/>
        <w:spacing w:line="276" w:lineRule="auto"/>
        <w:ind w:left="980"/>
        <w:jc w:val="both"/>
        <w:rPr>
          <w:color w:val="auto"/>
          <w:sz w:val="20"/>
          <w:szCs w:val="20"/>
          <w:rPrChange w:id="0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" w:author="Michael Ciletti" w:date="2016-07-22T14:35:00Z">
          <w:pPr>
            <w:pStyle w:val="EXMprogramlisting"/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2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>// Ripple counter (See Fig. 6.8(b))</w:t>
      </w:r>
    </w:p>
    <w:p w:rsidR="00C42625" w:rsidRPr="00F241CF" w:rsidRDefault="00C42625" w:rsidP="00C42625">
      <w:pPr>
        <w:pStyle w:val="EXMprogramlisting"/>
        <w:spacing w:line="276" w:lineRule="auto"/>
        <w:ind w:left="980"/>
        <w:jc w:val="both"/>
        <w:rPr>
          <w:color w:val="auto"/>
          <w:sz w:val="20"/>
          <w:szCs w:val="20"/>
          <w:rPrChange w:id="3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" w:author="Michael Ciletti" w:date="2016-07-22T14:35:00Z">
          <w:pPr>
            <w:pStyle w:val="EXMprogramlisting"/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5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>'timescale 1ns / 100 ps</w:t>
      </w:r>
    </w:p>
    <w:p w:rsidR="00C42625" w:rsidRPr="00F241CF" w:rsidRDefault="00C42625" w:rsidP="00C42625">
      <w:pPr>
        <w:pStyle w:val="EXMprogramlisting"/>
        <w:spacing w:line="276" w:lineRule="auto"/>
        <w:ind w:left="980"/>
        <w:jc w:val="both"/>
        <w:rPr>
          <w:color w:val="auto"/>
          <w:sz w:val="20"/>
          <w:szCs w:val="20"/>
          <w:rPrChange w:id="6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" w:author="Michael Ciletti" w:date="2016-07-22T14:35:00Z">
          <w:pPr>
            <w:pStyle w:val="EXMprogramlisting"/>
            <w:spacing w:line="480" w:lineRule="auto"/>
          </w:pPr>
        </w:pPrChange>
      </w:pPr>
      <w:r w:rsidRPr="00F241CF">
        <w:rPr>
          <w:rStyle w:val="BOLD"/>
          <w:color w:val="auto"/>
          <w:sz w:val="20"/>
          <w:szCs w:val="20"/>
          <w:rPrChange w:id="8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F241CF">
        <w:rPr>
          <w:color w:val="auto"/>
          <w:sz w:val="20"/>
          <w:szCs w:val="20"/>
          <w:rPrChange w:id="9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bookmarkStart w:id="10" w:name="_GoBack"/>
      <w:r w:rsidRPr="00F241CF">
        <w:rPr>
          <w:color w:val="auto"/>
          <w:sz w:val="20"/>
          <w:szCs w:val="20"/>
          <w:rPrChange w:id="11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Ripple_Counter_4bit </w:t>
      </w:r>
      <w:bookmarkEnd w:id="10"/>
      <w:r w:rsidRPr="00F241CF">
        <w:rPr>
          <w:color w:val="auto"/>
          <w:sz w:val="20"/>
          <w:szCs w:val="20"/>
          <w:rPrChange w:id="12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>(A3, A2, A1, A0, Count, Reset);</w:t>
      </w:r>
    </w:p>
    <w:p w:rsidR="00C42625" w:rsidRPr="00F241CF" w:rsidRDefault="00C42625" w:rsidP="00C42625">
      <w:pPr>
        <w:pStyle w:val="EXMprogramlisting"/>
        <w:tabs>
          <w:tab w:val="left" w:pos="300"/>
        </w:tabs>
        <w:spacing w:line="276" w:lineRule="auto"/>
        <w:ind w:left="980"/>
        <w:jc w:val="both"/>
        <w:rPr>
          <w:color w:val="auto"/>
          <w:sz w:val="20"/>
          <w:szCs w:val="20"/>
          <w:rPrChange w:id="13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4" w:author="Michael Ciletti" w:date="2016-07-22T14:35:00Z">
          <w:pPr>
            <w:pStyle w:val="EXMprogramlisting"/>
            <w:tabs>
              <w:tab w:val="left" w:pos="3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15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F241CF">
        <w:rPr>
          <w:rStyle w:val="BOLD"/>
          <w:color w:val="auto"/>
          <w:sz w:val="20"/>
          <w:szCs w:val="20"/>
          <w:rPrChange w:id="16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F241CF">
        <w:rPr>
          <w:color w:val="auto"/>
          <w:sz w:val="20"/>
          <w:szCs w:val="20"/>
          <w:rPrChange w:id="17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A3, A2, A1, A0;</w:t>
      </w:r>
    </w:p>
    <w:p w:rsidR="00C42625" w:rsidRPr="00F241CF" w:rsidRDefault="00C42625" w:rsidP="00C42625">
      <w:pPr>
        <w:pStyle w:val="EXMprogramlisting"/>
        <w:tabs>
          <w:tab w:val="left" w:pos="300"/>
        </w:tabs>
        <w:spacing w:line="276" w:lineRule="auto"/>
        <w:ind w:left="980"/>
        <w:jc w:val="both"/>
        <w:rPr>
          <w:color w:val="auto"/>
          <w:sz w:val="20"/>
          <w:szCs w:val="20"/>
          <w:rPrChange w:id="18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9" w:author="Michael Ciletti" w:date="2016-07-22T14:35:00Z">
          <w:pPr>
            <w:pStyle w:val="EXMprogramlisting"/>
            <w:tabs>
              <w:tab w:val="left" w:pos="3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20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F241CF">
        <w:rPr>
          <w:rStyle w:val="BOLD"/>
          <w:color w:val="auto"/>
          <w:sz w:val="20"/>
          <w:szCs w:val="20"/>
          <w:rPrChange w:id="21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F241CF">
        <w:rPr>
          <w:color w:val="auto"/>
          <w:sz w:val="20"/>
          <w:szCs w:val="20"/>
          <w:rPrChange w:id="22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Count, Reset;</w:t>
      </w:r>
    </w:p>
    <w:p w:rsidR="00C42625" w:rsidRPr="00F241CF" w:rsidRDefault="00C42625" w:rsidP="00C42625">
      <w:pPr>
        <w:pStyle w:val="EXMprogramlisting"/>
        <w:tabs>
          <w:tab w:val="left" w:pos="300"/>
        </w:tabs>
        <w:spacing w:line="276" w:lineRule="auto"/>
        <w:ind w:left="980"/>
        <w:jc w:val="both"/>
        <w:rPr>
          <w:color w:val="auto"/>
          <w:sz w:val="20"/>
          <w:szCs w:val="20"/>
          <w:rPrChange w:id="23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4" w:author="Michael Ciletti" w:date="2016-07-22T14:35:00Z">
          <w:pPr>
            <w:pStyle w:val="EXMprogramlisting"/>
            <w:tabs>
              <w:tab w:val="left" w:pos="3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25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>// Instantiate complementing flip-flop</w:t>
      </w:r>
    </w:p>
    <w:p w:rsidR="00C42625" w:rsidRPr="00F241CF" w:rsidRDefault="00C42625" w:rsidP="00C42625">
      <w:pPr>
        <w:pStyle w:val="EXMprogramlisting"/>
        <w:tabs>
          <w:tab w:val="left" w:pos="300"/>
        </w:tabs>
        <w:spacing w:line="276" w:lineRule="auto"/>
        <w:ind w:left="980"/>
        <w:jc w:val="both"/>
        <w:rPr>
          <w:color w:val="auto"/>
          <w:sz w:val="20"/>
          <w:szCs w:val="20"/>
          <w:rPrChange w:id="26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7" w:author="Michael Ciletti" w:date="2016-07-22T14:35:00Z">
          <w:pPr>
            <w:pStyle w:val="EXMprogramlisting"/>
            <w:tabs>
              <w:tab w:val="left" w:pos="3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28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Comp_D_flip_flop F0 (A0, Count, Reset);</w:t>
      </w:r>
    </w:p>
    <w:p w:rsidR="00C42625" w:rsidRPr="00F241CF" w:rsidRDefault="00C42625" w:rsidP="00C42625">
      <w:pPr>
        <w:pStyle w:val="EXMprogramlisting"/>
        <w:tabs>
          <w:tab w:val="left" w:pos="300"/>
        </w:tabs>
        <w:spacing w:line="276" w:lineRule="auto"/>
        <w:ind w:left="980"/>
        <w:jc w:val="both"/>
        <w:rPr>
          <w:color w:val="auto"/>
          <w:sz w:val="20"/>
          <w:szCs w:val="20"/>
          <w:rPrChange w:id="29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0" w:author="Michael Ciletti" w:date="2016-07-22T14:35:00Z">
          <w:pPr>
            <w:pStyle w:val="EXMprogramlisting"/>
            <w:tabs>
              <w:tab w:val="left" w:pos="3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31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Comp_D_flip_flop F1 (A1, A0, Reset);</w:t>
      </w:r>
    </w:p>
    <w:p w:rsidR="00C42625" w:rsidRPr="00F241CF" w:rsidRDefault="00C42625" w:rsidP="00C42625">
      <w:pPr>
        <w:pStyle w:val="EXMprogramlisting"/>
        <w:tabs>
          <w:tab w:val="left" w:pos="300"/>
        </w:tabs>
        <w:spacing w:line="276" w:lineRule="auto"/>
        <w:ind w:left="980"/>
        <w:jc w:val="both"/>
        <w:rPr>
          <w:color w:val="auto"/>
          <w:sz w:val="20"/>
          <w:szCs w:val="20"/>
          <w:rPrChange w:id="32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3" w:author="Michael Ciletti" w:date="2016-07-22T14:35:00Z">
          <w:pPr>
            <w:pStyle w:val="EXMprogramlisting"/>
            <w:tabs>
              <w:tab w:val="left" w:pos="3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34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Comp_D_flip_flop F2 (A2, A1, Reset);</w:t>
      </w:r>
    </w:p>
    <w:p w:rsidR="00C42625" w:rsidRPr="00F241CF" w:rsidRDefault="00C42625" w:rsidP="00C42625">
      <w:pPr>
        <w:pStyle w:val="EXMprogramlisting"/>
        <w:tabs>
          <w:tab w:val="left" w:pos="300"/>
        </w:tabs>
        <w:spacing w:line="276" w:lineRule="auto"/>
        <w:ind w:left="980"/>
        <w:jc w:val="both"/>
        <w:rPr>
          <w:color w:val="auto"/>
          <w:sz w:val="20"/>
          <w:szCs w:val="20"/>
          <w:rPrChange w:id="35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6" w:author="Michael Ciletti" w:date="2016-07-22T14:35:00Z">
          <w:pPr>
            <w:pStyle w:val="EXMprogramlisting"/>
            <w:tabs>
              <w:tab w:val="left" w:pos="3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37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Comp_D_flip_flop F3 (A3, A2, Reset);</w:t>
      </w:r>
    </w:p>
    <w:p w:rsidR="00C42625" w:rsidRPr="00F241CF" w:rsidRDefault="00C42625" w:rsidP="00C42625">
      <w:pPr>
        <w:pStyle w:val="EXMprogramlisting"/>
        <w:spacing w:line="276" w:lineRule="auto"/>
        <w:ind w:left="980"/>
        <w:jc w:val="both"/>
        <w:rPr>
          <w:color w:val="auto"/>
          <w:sz w:val="20"/>
          <w:szCs w:val="20"/>
          <w:rPrChange w:id="38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9" w:author="Michael Ciletti" w:date="2016-07-22T14:35:00Z">
          <w:pPr>
            <w:pStyle w:val="EXMprogramlisting"/>
            <w:spacing w:line="480" w:lineRule="auto"/>
          </w:pPr>
        </w:pPrChange>
      </w:pPr>
      <w:r w:rsidRPr="00F241CF">
        <w:rPr>
          <w:rStyle w:val="BOLD"/>
          <w:color w:val="auto"/>
          <w:sz w:val="20"/>
          <w:szCs w:val="20"/>
          <w:rPrChange w:id="40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C42625" w:rsidRPr="00F241CF" w:rsidRDefault="00C42625" w:rsidP="00C42625">
      <w:pPr>
        <w:pStyle w:val="EXMprogramlisting"/>
        <w:spacing w:line="276" w:lineRule="auto"/>
        <w:ind w:left="980"/>
        <w:jc w:val="both"/>
        <w:rPr>
          <w:color w:val="auto"/>
          <w:sz w:val="20"/>
          <w:szCs w:val="20"/>
          <w:rPrChange w:id="41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2" w:author="Michael Ciletti" w:date="2016-07-22T14:35:00Z">
          <w:pPr>
            <w:pStyle w:val="EXMprogramlisting"/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43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>// Complementing flip-flop with delay</w:t>
      </w:r>
    </w:p>
    <w:p w:rsidR="00C42625" w:rsidRPr="00F241CF" w:rsidRDefault="00C42625" w:rsidP="00C42625">
      <w:pPr>
        <w:pStyle w:val="EXMprogramlisting"/>
        <w:spacing w:line="276" w:lineRule="auto"/>
        <w:ind w:left="980"/>
        <w:jc w:val="both"/>
        <w:rPr>
          <w:color w:val="auto"/>
          <w:sz w:val="20"/>
          <w:szCs w:val="20"/>
          <w:rPrChange w:id="44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5" w:author="Michael Ciletti" w:date="2016-07-22T14:35:00Z">
          <w:pPr>
            <w:pStyle w:val="EXMprogramlisting"/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46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>// Input to D flip-flop = Q'</w:t>
      </w:r>
    </w:p>
    <w:p w:rsidR="00C42625" w:rsidRPr="00F241CF" w:rsidRDefault="00C42625" w:rsidP="00C42625">
      <w:pPr>
        <w:pStyle w:val="EXMprogramlisting"/>
        <w:spacing w:line="276" w:lineRule="auto"/>
        <w:ind w:left="980"/>
        <w:jc w:val="both"/>
        <w:rPr>
          <w:color w:val="auto"/>
          <w:sz w:val="20"/>
          <w:szCs w:val="20"/>
          <w:rPrChange w:id="47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8" w:author="Michael Ciletti" w:date="2016-07-22T14:35:00Z">
          <w:pPr>
            <w:pStyle w:val="EXMprogramlisting"/>
            <w:spacing w:line="480" w:lineRule="auto"/>
          </w:pPr>
        </w:pPrChange>
      </w:pPr>
      <w:r w:rsidRPr="00F241CF">
        <w:rPr>
          <w:rStyle w:val="BOLD"/>
          <w:color w:val="auto"/>
          <w:sz w:val="20"/>
          <w:szCs w:val="20"/>
          <w:rPrChange w:id="49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F241CF">
        <w:rPr>
          <w:color w:val="auto"/>
          <w:sz w:val="20"/>
          <w:szCs w:val="20"/>
          <w:rPrChange w:id="50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Comp_D_flip_flop (Q, CLK, Reset);</w:t>
      </w:r>
    </w:p>
    <w:p w:rsidR="00C42625" w:rsidRPr="00F241CF" w:rsidRDefault="00C42625" w:rsidP="00C42625">
      <w:pPr>
        <w:pStyle w:val="EXMprogramlisting"/>
        <w:tabs>
          <w:tab w:val="left" w:pos="300"/>
          <w:tab w:val="left" w:pos="1200"/>
        </w:tabs>
        <w:spacing w:line="276" w:lineRule="auto"/>
        <w:ind w:left="980"/>
        <w:jc w:val="both"/>
        <w:rPr>
          <w:color w:val="auto"/>
          <w:sz w:val="20"/>
          <w:szCs w:val="20"/>
          <w:rPrChange w:id="51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2" w:author="Michael Ciletti" w:date="2016-07-22T14:35:00Z">
          <w:pPr>
            <w:pStyle w:val="EXMprogramlisting"/>
            <w:tabs>
              <w:tab w:val="left" w:pos="300"/>
              <w:tab w:val="left" w:pos="12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53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F241CF">
        <w:rPr>
          <w:rStyle w:val="BOLD"/>
          <w:color w:val="auto"/>
          <w:sz w:val="20"/>
          <w:szCs w:val="20"/>
          <w:rPrChange w:id="54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F241CF">
        <w:rPr>
          <w:color w:val="auto"/>
          <w:sz w:val="20"/>
          <w:szCs w:val="20"/>
          <w:rPrChange w:id="55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Q;</w:t>
      </w:r>
    </w:p>
    <w:p w:rsidR="00C42625" w:rsidRPr="00F241CF" w:rsidRDefault="00C42625" w:rsidP="00C42625">
      <w:pPr>
        <w:pStyle w:val="EXMprogramlisting"/>
        <w:tabs>
          <w:tab w:val="left" w:pos="300"/>
          <w:tab w:val="left" w:pos="1200"/>
        </w:tabs>
        <w:spacing w:line="276" w:lineRule="auto"/>
        <w:ind w:left="980"/>
        <w:jc w:val="both"/>
        <w:rPr>
          <w:color w:val="auto"/>
          <w:sz w:val="20"/>
          <w:szCs w:val="20"/>
          <w:rPrChange w:id="56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7" w:author="Michael Ciletti" w:date="2016-07-22T14:35:00Z">
          <w:pPr>
            <w:pStyle w:val="EXMprogramlisting"/>
            <w:tabs>
              <w:tab w:val="left" w:pos="300"/>
              <w:tab w:val="left" w:pos="12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58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F241CF">
        <w:rPr>
          <w:rStyle w:val="BOLD"/>
          <w:color w:val="auto"/>
          <w:sz w:val="20"/>
          <w:szCs w:val="20"/>
          <w:rPrChange w:id="59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F241CF">
        <w:rPr>
          <w:color w:val="auto"/>
          <w:sz w:val="20"/>
          <w:szCs w:val="20"/>
          <w:rPrChange w:id="60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CLK, Reset;</w:t>
      </w:r>
    </w:p>
    <w:p w:rsidR="00C42625" w:rsidRPr="00F241CF" w:rsidRDefault="00C42625" w:rsidP="00C42625">
      <w:pPr>
        <w:pStyle w:val="EXMprogramlisting"/>
        <w:tabs>
          <w:tab w:val="left" w:pos="300"/>
          <w:tab w:val="left" w:pos="1200"/>
        </w:tabs>
        <w:spacing w:line="276" w:lineRule="auto"/>
        <w:ind w:left="980"/>
        <w:jc w:val="both"/>
        <w:rPr>
          <w:color w:val="auto"/>
          <w:sz w:val="20"/>
          <w:szCs w:val="20"/>
          <w:rPrChange w:id="61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2" w:author="Michael Ciletti" w:date="2016-07-22T14:35:00Z">
          <w:pPr>
            <w:pStyle w:val="EXMprogramlisting"/>
            <w:tabs>
              <w:tab w:val="left" w:pos="300"/>
              <w:tab w:val="left" w:pos="12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63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F241CF">
        <w:rPr>
          <w:rStyle w:val="BOLD"/>
          <w:color w:val="auto"/>
          <w:sz w:val="20"/>
          <w:szCs w:val="20"/>
          <w:rPrChange w:id="64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F241CF">
        <w:rPr>
          <w:color w:val="auto"/>
          <w:sz w:val="20"/>
          <w:szCs w:val="20"/>
          <w:rPrChange w:id="65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Q;</w:t>
      </w:r>
    </w:p>
    <w:p w:rsidR="00C42625" w:rsidRPr="00F241CF" w:rsidRDefault="00C42625" w:rsidP="00C42625">
      <w:pPr>
        <w:pStyle w:val="EXMprogramlisting"/>
        <w:tabs>
          <w:tab w:val="left" w:pos="300"/>
          <w:tab w:val="left" w:pos="1200"/>
        </w:tabs>
        <w:spacing w:line="276" w:lineRule="auto"/>
        <w:ind w:left="980"/>
        <w:jc w:val="both"/>
        <w:rPr>
          <w:color w:val="auto"/>
          <w:sz w:val="20"/>
          <w:szCs w:val="20"/>
          <w:rPrChange w:id="66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7" w:author="Michael Ciletti" w:date="2016-07-22T14:35:00Z">
          <w:pPr>
            <w:pStyle w:val="EXMprogramlisting"/>
            <w:tabs>
              <w:tab w:val="left" w:pos="300"/>
              <w:tab w:val="left" w:pos="12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68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F241CF">
        <w:rPr>
          <w:rStyle w:val="BOLD"/>
          <w:color w:val="auto"/>
          <w:sz w:val="20"/>
          <w:szCs w:val="20"/>
          <w:rPrChange w:id="69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 @</w:t>
      </w:r>
      <w:r w:rsidRPr="00F241CF">
        <w:rPr>
          <w:color w:val="auto"/>
          <w:sz w:val="20"/>
          <w:szCs w:val="20"/>
          <w:rPrChange w:id="70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</w:t>
      </w:r>
      <w:r w:rsidRPr="00F241CF">
        <w:rPr>
          <w:rStyle w:val="BOLD"/>
          <w:color w:val="auto"/>
          <w:sz w:val="20"/>
          <w:szCs w:val="20"/>
          <w:rPrChange w:id="71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negedge</w:t>
      </w:r>
      <w:r w:rsidRPr="00F241CF">
        <w:rPr>
          <w:color w:val="auto"/>
          <w:sz w:val="20"/>
          <w:szCs w:val="20"/>
          <w:rPrChange w:id="72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CLK, </w:t>
      </w:r>
      <w:r w:rsidRPr="00F241CF">
        <w:rPr>
          <w:rStyle w:val="BOLD"/>
          <w:color w:val="auto"/>
          <w:sz w:val="20"/>
          <w:szCs w:val="20"/>
          <w:rPrChange w:id="73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posedge</w:t>
      </w:r>
      <w:r w:rsidRPr="00F241CF">
        <w:rPr>
          <w:color w:val="auto"/>
          <w:sz w:val="20"/>
          <w:szCs w:val="20"/>
          <w:rPrChange w:id="74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Reset)</w:t>
      </w:r>
    </w:p>
    <w:p w:rsidR="00C42625" w:rsidRPr="00F241CF" w:rsidRDefault="00C42625" w:rsidP="00C42625">
      <w:pPr>
        <w:pStyle w:val="EXMprogramlisting"/>
        <w:tabs>
          <w:tab w:val="left" w:pos="300"/>
          <w:tab w:val="left" w:pos="1200"/>
        </w:tabs>
        <w:spacing w:line="276" w:lineRule="auto"/>
        <w:ind w:left="980"/>
        <w:jc w:val="both"/>
        <w:rPr>
          <w:color w:val="auto"/>
          <w:sz w:val="20"/>
          <w:szCs w:val="20"/>
          <w:rPrChange w:id="75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6" w:author="Michael Ciletti" w:date="2016-07-22T14:35:00Z">
          <w:pPr>
            <w:pStyle w:val="EXMprogramlisting"/>
            <w:tabs>
              <w:tab w:val="left" w:pos="300"/>
              <w:tab w:val="left" w:pos="12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77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F241CF">
        <w:rPr>
          <w:rStyle w:val="BOLD"/>
          <w:color w:val="auto"/>
          <w:sz w:val="20"/>
          <w:szCs w:val="20"/>
          <w:rPrChange w:id="78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F241CF">
        <w:rPr>
          <w:color w:val="auto"/>
          <w:sz w:val="20"/>
          <w:szCs w:val="20"/>
          <w:rPrChange w:id="79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(Reset) Q &lt;= 1'b0;</w:t>
      </w:r>
    </w:p>
    <w:p w:rsidR="00C42625" w:rsidRPr="00F241CF" w:rsidRDefault="00C42625" w:rsidP="00C42625">
      <w:pPr>
        <w:pStyle w:val="EXMprogramlisting"/>
        <w:tabs>
          <w:tab w:val="left" w:pos="300"/>
          <w:tab w:val="left" w:pos="1200"/>
        </w:tabs>
        <w:spacing w:line="276" w:lineRule="auto"/>
        <w:ind w:left="980"/>
        <w:jc w:val="both"/>
        <w:rPr>
          <w:color w:val="auto"/>
          <w:sz w:val="20"/>
          <w:szCs w:val="20"/>
          <w:rPrChange w:id="80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1" w:author="Michael Ciletti" w:date="2016-07-22T14:35:00Z">
          <w:pPr>
            <w:pStyle w:val="EXMprogramlisting"/>
            <w:tabs>
              <w:tab w:val="left" w:pos="300"/>
              <w:tab w:val="left" w:pos="12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82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F241CF">
        <w:rPr>
          <w:rStyle w:val="BOLD"/>
          <w:color w:val="auto"/>
          <w:sz w:val="20"/>
          <w:szCs w:val="20"/>
          <w:rPrChange w:id="83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F241CF">
        <w:rPr>
          <w:color w:val="auto"/>
          <w:sz w:val="20"/>
          <w:szCs w:val="20"/>
          <w:rPrChange w:id="84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Q &lt;= #2 ~Q;</w:t>
      </w:r>
      <w:r w:rsidRPr="00F241CF">
        <w:rPr>
          <w:color w:val="auto"/>
          <w:sz w:val="20"/>
          <w:szCs w:val="20"/>
          <w:rPrChange w:id="85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F241CF">
        <w:rPr>
          <w:color w:val="auto"/>
          <w:sz w:val="20"/>
          <w:szCs w:val="20"/>
          <w:rPrChange w:id="86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intra-assignment delay</w:t>
      </w:r>
    </w:p>
    <w:p w:rsidR="00C42625" w:rsidRPr="00F241CF" w:rsidRDefault="00C42625" w:rsidP="00C42625">
      <w:pPr>
        <w:pStyle w:val="EXMprogramlisting"/>
        <w:spacing w:line="276" w:lineRule="auto"/>
        <w:ind w:left="980"/>
        <w:jc w:val="both"/>
        <w:rPr>
          <w:color w:val="auto"/>
          <w:sz w:val="20"/>
          <w:szCs w:val="20"/>
          <w:rPrChange w:id="87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8" w:author="Michael Ciletti" w:date="2016-07-22T14:35:00Z">
          <w:pPr>
            <w:pStyle w:val="EXMprogramlisting"/>
            <w:spacing w:line="480" w:lineRule="auto"/>
          </w:pPr>
        </w:pPrChange>
      </w:pPr>
      <w:r w:rsidRPr="00F241CF">
        <w:rPr>
          <w:rStyle w:val="BOLD"/>
          <w:color w:val="auto"/>
          <w:sz w:val="20"/>
          <w:szCs w:val="20"/>
          <w:rPrChange w:id="89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C42625" w:rsidRPr="00F241CF" w:rsidRDefault="00C42625" w:rsidP="00C42625">
      <w:pPr>
        <w:pStyle w:val="EXMprogramlisting"/>
        <w:tabs>
          <w:tab w:val="left" w:pos="360"/>
        </w:tabs>
        <w:spacing w:line="276" w:lineRule="auto"/>
        <w:ind w:left="980"/>
        <w:jc w:val="both"/>
        <w:rPr>
          <w:color w:val="auto"/>
          <w:sz w:val="20"/>
          <w:szCs w:val="20"/>
          <w:rPrChange w:id="90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91" w:author="Michael Ciletti" w:date="2016-07-22T14:35:00Z">
          <w:pPr>
            <w:pStyle w:val="EXMprogramlisting"/>
            <w:tabs>
              <w:tab w:val="left" w:pos="36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92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// Stimulus for testing </w:t>
      </w:r>
      <w:ins w:id="93" w:author="Michael Ciletti" w:date="2016-06-18T14:48:00Z">
        <w:r>
          <w:rPr>
            <w:color w:val="auto"/>
            <w:sz w:val="20"/>
            <w:szCs w:val="20"/>
          </w:rPr>
          <w:t xml:space="preserve">four-bit </w:t>
        </w:r>
      </w:ins>
      <w:r w:rsidRPr="00F241CF">
        <w:rPr>
          <w:color w:val="auto"/>
          <w:sz w:val="20"/>
          <w:szCs w:val="20"/>
          <w:rPrChange w:id="94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>ripple counter</w:t>
      </w:r>
    </w:p>
    <w:p w:rsidR="00C42625" w:rsidRPr="00F241CF" w:rsidRDefault="00C42625" w:rsidP="00C42625">
      <w:pPr>
        <w:pStyle w:val="EXMprogramlisting"/>
        <w:tabs>
          <w:tab w:val="left" w:pos="360"/>
        </w:tabs>
        <w:spacing w:line="276" w:lineRule="auto"/>
        <w:ind w:left="980"/>
        <w:jc w:val="both"/>
        <w:rPr>
          <w:color w:val="auto"/>
          <w:sz w:val="20"/>
          <w:szCs w:val="20"/>
          <w:rPrChange w:id="95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96" w:author="Michael Ciletti" w:date="2016-07-22T14:35:00Z">
          <w:pPr>
            <w:pStyle w:val="EXMprogramlisting"/>
            <w:tabs>
              <w:tab w:val="left" w:pos="360"/>
            </w:tabs>
            <w:spacing w:line="480" w:lineRule="auto"/>
          </w:pPr>
        </w:pPrChange>
      </w:pPr>
      <w:r w:rsidRPr="00F241CF">
        <w:rPr>
          <w:rStyle w:val="BOLD"/>
          <w:color w:val="auto"/>
          <w:sz w:val="20"/>
          <w:szCs w:val="20"/>
          <w:rPrChange w:id="97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F241CF">
        <w:rPr>
          <w:color w:val="auto"/>
          <w:sz w:val="20"/>
          <w:szCs w:val="20"/>
          <w:rPrChange w:id="98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t_Ripple_Counter_4bit;</w:t>
      </w:r>
    </w:p>
    <w:p w:rsidR="00C42625" w:rsidRPr="00F241CF" w:rsidRDefault="00C42625" w:rsidP="00C42625">
      <w:pPr>
        <w:pStyle w:val="EXMprogramlisting"/>
        <w:tabs>
          <w:tab w:val="left" w:pos="360"/>
          <w:tab w:val="left" w:pos="1200"/>
        </w:tabs>
        <w:spacing w:line="276" w:lineRule="auto"/>
        <w:ind w:left="980"/>
        <w:jc w:val="both"/>
        <w:rPr>
          <w:color w:val="auto"/>
          <w:sz w:val="20"/>
          <w:szCs w:val="20"/>
          <w:rPrChange w:id="99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00" w:author="Michael Ciletti" w:date="2016-07-22T14:35:00Z">
          <w:pPr>
            <w:pStyle w:val="EXMprogramlisting"/>
            <w:tabs>
              <w:tab w:val="left" w:pos="360"/>
              <w:tab w:val="left" w:pos="12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101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F241CF">
        <w:rPr>
          <w:rStyle w:val="BOLD"/>
          <w:color w:val="auto"/>
          <w:sz w:val="20"/>
          <w:szCs w:val="20"/>
          <w:rPrChange w:id="102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F241CF">
        <w:rPr>
          <w:color w:val="auto"/>
          <w:sz w:val="20"/>
          <w:szCs w:val="20"/>
          <w:rPrChange w:id="103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Count;</w:t>
      </w:r>
    </w:p>
    <w:p w:rsidR="00C42625" w:rsidRPr="00F241CF" w:rsidRDefault="00C42625" w:rsidP="00C42625">
      <w:pPr>
        <w:pStyle w:val="EXMprogramlisting"/>
        <w:tabs>
          <w:tab w:val="left" w:pos="360"/>
          <w:tab w:val="left" w:pos="1200"/>
        </w:tabs>
        <w:spacing w:line="276" w:lineRule="auto"/>
        <w:ind w:left="980"/>
        <w:jc w:val="both"/>
        <w:rPr>
          <w:color w:val="auto"/>
          <w:sz w:val="20"/>
          <w:szCs w:val="20"/>
          <w:rPrChange w:id="104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05" w:author="Michael Ciletti" w:date="2016-07-22T14:35:00Z">
          <w:pPr>
            <w:pStyle w:val="EXMprogramlisting"/>
            <w:tabs>
              <w:tab w:val="left" w:pos="360"/>
              <w:tab w:val="left" w:pos="12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106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F241CF">
        <w:rPr>
          <w:rStyle w:val="BOLD"/>
          <w:color w:val="auto"/>
          <w:sz w:val="20"/>
          <w:szCs w:val="20"/>
          <w:rPrChange w:id="107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F241CF">
        <w:rPr>
          <w:color w:val="auto"/>
          <w:sz w:val="20"/>
          <w:szCs w:val="20"/>
          <w:rPrChange w:id="108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Reset;</w:t>
      </w:r>
    </w:p>
    <w:p w:rsidR="00C42625" w:rsidRPr="00F241CF" w:rsidRDefault="00C42625" w:rsidP="00C42625">
      <w:pPr>
        <w:pStyle w:val="EXMprogramlisting"/>
        <w:tabs>
          <w:tab w:val="left" w:pos="360"/>
          <w:tab w:val="left" w:pos="1200"/>
        </w:tabs>
        <w:spacing w:line="276" w:lineRule="auto"/>
        <w:ind w:left="980"/>
        <w:jc w:val="both"/>
        <w:rPr>
          <w:color w:val="auto"/>
          <w:sz w:val="20"/>
          <w:szCs w:val="20"/>
          <w:rPrChange w:id="109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0" w:author="Michael Ciletti" w:date="2016-07-22T14:35:00Z">
          <w:pPr>
            <w:pStyle w:val="EXMprogramlisting"/>
            <w:tabs>
              <w:tab w:val="left" w:pos="360"/>
              <w:tab w:val="left" w:pos="12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111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F241CF">
        <w:rPr>
          <w:rStyle w:val="BOLD"/>
          <w:color w:val="auto"/>
          <w:sz w:val="20"/>
          <w:szCs w:val="20"/>
          <w:rPrChange w:id="112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F241CF">
        <w:rPr>
          <w:color w:val="auto"/>
          <w:sz w:val="20"/>
          <w:szCs w:val="20"/>
          <w:rPrChange w:id="113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A0, A1, A2, A3;</w:t>
      </w:r>
    </w:p>
    <w:p w:rsidR="00C42625" w:rsidRPr="00F241CF" w:rsidRDefault="00C42625" w:rsidP="00C42625">
      <w:pPr>
        <w:pStyle w:val="EXMprogramlisting"/>
        <w:tabs>
          <w:tab w:val="left" w:pos="360"/>
          <w:tab w:val="left" w:pos="1200"/>
        </w:tabs>
        <w:spacing w:line="276" w:lineRule="auto"/>
        <w:ind w:left="980"/>
        <w:jc w:val="both"/>
        <w:rPr>
          <w:color w:val="auto"/>
          <w:sz w:val="20"/>
          <w:szCs w:val="20"/>
          <w:rPrChange w:id="114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5" w:author="Michael Ciletti" w:date="2016-07-22T14:35:00Z">
          <w:pPr>
            <w:pStyle w:val="EXMprogramlisting"/>
            <w:tabs>
              <w:tab w:val="left" w:pos="360"/>
              <w:tab w:val="left" w:pos="12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116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>// Instantiate ripple counter</w:t>
      </w:r>
    </w:p>
    <w:p w:rsidR="00C42625" w:rsidRPr="00F241CF" w:rsidRDefault="00C42625" w:rsidP="00C42625">
      <w:pPr>
        <w:pStyle w:val="EXMprogramlisting"/>
        <w:tabs>
          <w:tab w:val="left" w:pos="360"/>
          <w:tab w:val="left" w:pos="1200"/>
        </w:tabs>
        <w:spacing w:line="276" w:lineRule="auto"/>
        <w:ind w:left="980"/>
        <w:jc w:val="both"/>
        <w:rPr>
          <w:color w:val="auto"/>
          <w:sz w:val="20"/>
          <w:szCs w:val="20"/>
          <w:rPrChange w:id="117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8" w:author="Michael Ciletti" w:date="2016-07-22T14:35:00Z">
          <w:pPr>
            <w:pStyle w:val="EXMprogramlisting"/>
            <w:tabs>
              <w:tab w:val="left" w:pos="360"/>
              <w:tab w:val="left" w:pos="12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119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Ripple_Counter_4bit M0 (A3, A2, A1, A0, Count, Reset);</w:t>
      </w:r>
    </w:p>
    <w:p w:rsidR="00C42625" w:rsidRPr="00F241CF" w:rsidRDefault="00C42625" w:rsidP="00C42625">
      <w:pPr>
        <w:pStyle w:val="EXMprogramlisting"/>
        <w:tabs>
          <w:tab w:val="left" w:pos="360"/>
          <w:tab w:val="left" w:pos="1200"/>
        </w:tabs>
        <w:spacing w:line="276" w:lineRule="auto"/>
        <w:ind w:left="980"/>
        <w:jc w:val="both"/>
        <w:rPr>
          <w:color w:val="auto"/>
          <w:sz w:val="20"/>
          <w:szCs w:val="20"/>
          <w:rPrChange w:id="120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21" w:author="Michael Ciletti" w:date="2016-07-22T14:35:00Z">
          <w:pPr>
            <w:pStyle w:val="EXMprogramlisting"/>
            <w:tabs>
              <w:tab w:val="left" w:pos="360"/>
              <w:tab w:val="left" w:pos="12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122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241CF">
        <w:rPr>
          <w:rStyle w:val="BOLD"/>
          <w:color w:val="auto"/>
          <w:sz w:val="20"/>
          <w:szCs w:val="20"/>
          <w:rPrChange w:id="123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</w:p>
    <w:p w:rsidR="00C42625" w:rsidRPr="00F241CF" w:rsidRDefault="00C42625" w:rsidP="00C42625">
      <w:pPr>
        <w:pStyle w:val="EXMprogramlisting"/>
        <w:tabs>
          <w:tab w:val="left" w:pos="360"/>
          <w:tab w:val="left" w:pos="1200"/>
        </w:tabs>
        <w:spacing w:line="276" w:lineRule="auto"/>
        <w:ind w:left="980"/>
        <w:jc w:val="both"/>
        <w:rPr>
          <w:color w:val="auto"/>
          <w:sz w:val="20"/>
          <w:szCs w:val="20"/>
          <w:rPrChange w:id="124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25" w:author="Michael Ciletti" w:date="2016-07-22T14:35:00Z">
          <w:pPr>
            <w:pStyle w:val="EXMprogramlisting"/>
            <w:tabs>
              <w:tab w:val="left" w:pos="360"/>
              <w:tab w:val="left" w:pos="12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126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#5 Count = ~Count;</w:t>
      </w:r>
    </w:p>
    <w:p w:rsidR="00C42625" w:rsidRPr="00F241CF" w:rsidRDefault="00C42625" w:rsidP="00C42625">
      <w:pPr>
        <w:pStyle w:val="EXMprogramlisting"/>
        <w:tabs>
          <w:tab w:val="left" w:pos="360"/>
          <w:tab w:val="left" w:pos="1200"/>
        </w:tabs>
        <w:spacing w:line="276" w:lineRule="auto"/>
        <w:ind w:left="980"/>
        <w:jc w:val="both"/>
        <w:rPr>
          <w:color w:val="auto"/>
          <w:sz w:val="20"/>
          <w:szCs w:val="20"/>
          <w:rPrChange w:id="127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28" w:author="Michael Ciletti" w:date="2016-07-22T14:35:00Z">
          <w:pPr>
            <w:pStyle w:val="EXMprogramlisting"/>
            <w:tabs>
              <w:tab w:val="left" w:pos="360"/>
              <w:tab w:val="left" w:pos="12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129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241CF">
        <w:rPr>
          <w:rStyle w:val="BOLD"/>
          <w:color w:val="auto"/>
          <w:sz w:val="20"/>
          <w:szCs w:val="20"/>
          <w:rPrChange w:id="130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initial</w:t>
      </w:r>
    </w:p>
    <w:p w:rsidR="00C42625" w:rsidRPr="00F241CF" w:rsidRDefault="00C42625" w:rsidP="00C42625">
      <w:pPr>
        <w:pStyle w:val="EXMprogramlisting"/>
        <w:tabs>
          <w:tab w:val="left" w:pos="360"/>
          <w:tab w:val="left" w:pos="1200"/>
        </w:tabs>
        <w:spacing w:line="276" w:lineRule="auto"/>
        <w:ind w:left="980"/>
        <w:jc w:val="both"/>
        <w:rPr>
          <w:color w:val="auto"/>
          <w:sz w:val="20"/>
          <w:szCs w:val="20"/>
          <w:rPrChange w:id="131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32" w:author="Michael Ciletti" w:date="2016-07-22T14:35:00Z">
          <w:pPr>
            <w:pStyle w:val="EXMprogramlisting"/>
            <w:tabs>
              <w:tab w:val="left" w:pos="360"/>
              <w:tab w:val="left" w:pos="12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133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241CF">
        <w:rPr>
          <w:color w:val="auto"/>
          <w:sz w:val="20"/>
          <w:szCs w:val="20"/>
          <w:rPrChange w:id="134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241CF">
        <w:rPr>
          <w:rStyle w:val="BOLD"/>
          <w:color w:val="auto"/>
          <w:sz w:val="20"/>
          <w:szCs w:val="20"/>
          <w:rPrChange w:id="135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begin</w:t>
      </w:r>
    </w:p>
    <w:p w:rsidR="00C42625" w:rsidRPr="00F241CF" w:rsidRDefault="00C42625" w:rsidP="00C42625">
      <w:pPr>
        <w:pStyle w:val="EXMprogramlisting"/>
        <w:tabs>
          <w:tab w:val="left" w:pos="360"/>
          <w:tab w:val="left" w:pos="1200"/>
        </w:tabs>
        <w:spacing w:line="276" w:lineRule="auto"/>
        <w:ind w:left="980"/>
        <w:jc w:val="both"/>
        <w:rPr>
          <w:color w:val="auto"/>
          <w:sz w:val="20"/>
          <w:szCs w:val="20"/>
          <w:rPrChange w:id="136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37" w:author="Michael Ciletti" w:date="2016-07-22T14:35:00Z">
          <w:pPr>
            <w:pStyle w:val="EXMprogramlisting"/>
            <w:tabs>
              <w:tab w:val="left" w:pos="360"/>
              <w:tab w:val="left" w:pos="12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138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Count = 1'b0;</w:t>
      </w:r>
    </w:p>
    <w:p w:rsidR="00C42625" w:rsidRPr="00F241CF" w:rsidRDefault="00C42625" w:rsidP="00C42625">
      <w:pPr>
        <w:pStyle w:val="EXMprogramlisting"/>
        <w:tabs>
          <w:tab w:val="left" w:pos="360"/>
          <w:tab w:val="left" w:pos="1200"/>
        </w:tabs>
        <w:spacing w:line="276" w:lineRule="auto"/>
        <w:ind w:left="980"/>
        <w:jc w:val="both"/>
        <w:rPr>
          <w:color w:val="auto"/>
          <w:sz w:val="20"/>
          <w:szCs w:val="20"/>
          <w:rPrChange w:id="139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40" w:author="Michael Ciletti" w:date="2016-07-22T14:35:00Z">
          <w:pPr>
            <w:pStyle w:val="EXMprogramlisting"/>
            <w:tabs>
              <w:tab w:val="left" w:pos="360"/>
              <w:tab w:val="left" w:pos="12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141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Reset = 1'b1;</w:t>
      </w:r>
    </w:p>
    <w:p w:rsidR="00C42625" w:rsidRPr="00F241CF" w:rsidRDefault="00C42625" w:rsidP="00C42625">
      <w:pPr>
        <w:pStyle w:val="EXMprogramlisting"/>
        <w:tabs>
          <w:tab w:val="left" w:pos="360"/>
          <w:tab w:val="left" w:pos="1200"/>
        </w:tabs>
        <w:spacing w:line="276" w:lineRule="auto"/>
        <w:ind w:left="980"/>
        <w:jc w:val="both"/>
        <w:rPr>
          <w:color w:val="auto"/>
          <w:sz w:val="20"/>
          <w:szCs w:val="20"/>
          <w:rPrChange w:id="142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43" w:author="Michael Ciletti" w:date="2016-07-22T14:35:00Z">
          <w:pPr>
            <w:pStyle w:val="EXMprogramlisting"/>
            <w:tabs>
              <w:tab w:val="left" w:pos="360"/>
              <w:tab w:val="left" w:pos="12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144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#4 Reset = 1'b0;</w:t>
      </w:r>
    </w:p>
    <w:p w:rsidR="00C42625" w:rsidRPr="00F241CF" w:rsidRDefault="00C42625" w:rsidP="00C42625">
      <w:pPr>
        <w:pStyle w:val="EXMprogramlisting"/>
        <w:tabs>
          <w:tab w:val="left" w:pos="360"/>
          <w:tab w:val="left" w:pos="1200"/>
        </w:tabs>
        <w:spacing w:line="276" w:lineRule="auto"/>
        <w:ind w:left="980"/>
        <w:jc w:val="both"/>
        <w:rPr>
          <w:color w:val="auto"/>
          <w:sz w:val="20"/>
          <w:szCs w:val="20"/>
          <w:rPrChange w:id="145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46" w:author="Michael Ciletti" w:date="2016-07-22T14:35:00Z">
          <w:pPr>
            <w:pStyle w:val="EXMprogramlisting"/>
            <w:tabs>
              <w:tab w:val="left" w:pos="360"/>
              <w:tab w:val="left" w:pos="12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147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241CF">
        <w:rPr>
          <w:color w:val="auto"/>
          <w:sz w:val="20"/>
          <w:szCs w:val="20"/>
          <w:rPrChange w:id="148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241CF">
        <w:rPr>
          <w:rStyle w:val="BOLD"/>
          <w:color w:val="auto"/>
          <w:sz w:val="20"/>
          <w:szCs w:val="20"/>
          <w:rPrChange w:id="149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C42625" w:rsidRPr="00F241CF" w:rsidRDefault="00C42625" w:rsidP="00C42625">
      <w:pPr>
        <w:pStyle w:val="EXMprogramlisting"/>
        <w:tabs>
          <w:tab w:val="left" w:pos="360"/>
          <w:tab w:val="left" w:pos="1200"/>
        </w:tabs>
        <w:spacing w:line="276" w:lineRule="auto"/>
        <w:ind w:left="980"/>
        <w:jc w:val="both"/>
        <w:rPr>
          <w:color w:val="auto"/>
          <w:sz w:val="20"/>
          <w:szCs w:val="20"/>
          <w:rPrChange w:id="150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51" w:author="Michael Ciletti" w:date="2016-07-22T14:35:00Z">
          <w:pPr>
            <w:pStyle w:val="EXMprogramlisting"/>
            <w:tabs>
              <w:tab w:val="left" w:pos="360"/>
              <w:tab w:val="left" w:pos="1200"/>
            </w:tabs>
            <w:spacing w:line="480" w:lineRule="auto"/>
          </w:pPr>
        </w:pPrChange>
      </w:pPr>
      <w:r w:rsidRPr="00F241CF">
        <w:rPr>
          <w:color w:val="auto"/>
          <w:sz w:val="20"/>
          <w:szCs w:val="20"/>
          <w:rPrChange w:id="152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241CF">
        <w:rPr>
          <w:rStyle w:val="BOLD"/>
          <w:color w:val="auto"/>
          <w:sz w:val="20"/>
          <w:szCs w:val="20"/>
          <w:rPrChange w:id="153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initial</w:t>
      </w:r>
      <w:r w:rsidRPr="00F241CF">
        <w:rPr>
          <w:color w:val="auto"/>
          <w:sz w:val="20"/>
          <w:szCs w:val="20"/>
          <w:rPrChange w:id="154" w:author="Michael Ciletti" w:date="2016-06-18T14:4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#170 </w:t>
      </w:r>
      <w:r w:rsidRPr="00F241CF">
        <w:rPr>
          <w:rStyle w:val="BOLD"/>
          <w:color w:val="auto"/>
          <w:sz w:val="20"/>
          <w:szCs w:val="20"/>
          <w:rPrChange w:id="155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$finish;</w:t>
      </w:r>
    </w:p>
    <w:p w:rsidR="00C42625" w:rsidRPr="00F241CF" w:rsidRDefault="00C42625" w:rsidP="00C42625">
      <w:pPr>
        <w:pStyle w:val="EXMprogramlisting"/>
        <w:pBdr>
          <w:bottom w:val="single" w:sz="4" w:space="1" w:color="auto"/>
        </w:pBdr>
        <w:tabs>
          <w:tab w:val="left" w:pos="360"/>
          <w:tab w:val="left" w:pos="1200"/>
        </w:tabs>
        <w:spacing w:after="240" w:line="276" w:lineRule="auto"/>
        <w:ind w:left="980"/>
        <w:jc w:val="both"/>
        <w:rPr>
          <w:rStyle w:val="BOLD"/>
          <w:color w:val="auto"/>
          <w:sz w:val="20"/>
          <w:szCs w:val="20"/>
          <w:rPrChange w:id="156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pPrChange w:id="157" w:author="Michael Ciletti" w:date="2016-07-22T14:35:00Z">
          <w:pPr>
            <w:pStyle w:val="EXMprogramlisting"/>
            <w:pBdr>
              <w:bottom w:val="single" w:sz="4" w:space="1" w:color="auto"/>
            </w:pBdr>
            <w:tabs>
              <w:tab w:val="left" w:pos="360"/>
              <w:tab w:val="left" w:pos="1200"/>
            </w:tabs>
            <w:spacing w:after="240" w:line="480" w:lineRule="auto"/>
          </w:pPr>
        </w:pPrChange>
      </w:pPr>
      <w:r w:rsidRPr="00F241CF">
        <w:rPr>
          <w:rStyle w:val="BOLD"/>
          <w:color w:val="auto"/>
          <w:sz w:val="20"/>
          <w:szCs w:val="20"/>
          <w:rPrChange w:id="158" w:author="Michael Ciletti" w:date="2016-06-18T14:4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revisionView w:markup="0"/>
  <w:doNotTrackMoves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625"/>
    <w:rsid w:val="00C42625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Mprogramlisting">
    <w:name w:val="EXM_programlisting"/>
    <w:basedOn w:val="Normal"/>
    <w:rsid w:val="00C42625"/>
    <w:pPr>
      <w:widowControl w:val="0"/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character" w:customStyle="1" w:styleId="BOLD">
    <w:name w:val="BOLD"/>
    <w:rsid w:val="00C4262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262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625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Mprogramlisting">
    <w:name w:val="EXM_programlisting"/>
    <w:basedOn w:val="Normal"/>
    <w:rsid w:val="00C42625"/>
    <w:pPr>
      <w:widowControl w:val="0"/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character" w:customStyle="1" w:styleId="BOLD">
    <w:name w:val="BOLD"/>
    <w:rsid w:val="00C4262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262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625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829</Characters>
  <Application>Microsoft Macintosh Word</Application>
  <DocSecurity>0</DocSecurity>
  <Lines>6</Lines>
  <Paragraphs>1</Paragraphs>
  <ScaleCrop>false</ScaleCrop>
  <Company>mdc Images</Company>
  <LinksUpToDate>false</LinksUpToDate>
  <CharactersWithSpaces>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2017-06-07T02:51:00Z</dcterms:created>
  <dcterms:modified xsi:type="dcterms:W3CDTF">2017-06-07T02:52:00Z</dcterms:modified>
</cp:coreProperties>
</file>