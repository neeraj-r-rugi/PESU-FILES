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DC71CF" w14:textId="77777777" w:rsidR="000D6B80" w:rsidRPr="00755E64" w:rsidRDefault="000D6B80" w:rsidP="000D6B80">
      <w:pPr>
        <w:pStyle w:val="TBL1"/>
        <w:suppressAutoHyphens w:val="0"/>
        <w:spacing w:line="240" w:lineRule="auto"/>
        <w:rPr>
          <w:color w:val="auto"/>
          <w:sz w:val="20"/>
          <w:szCs w:val="20"/>
          <w:rPrChange w:id="0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" w:author="Michael Ciletti" w:date="2016-08-12T13:16:00Z">
          <w:pPr>
            <w:pStyle w:val="TBL1"/>
            <w:suppressAutoHyphens w:val="0"/>
            <w:spacing w:line="480" w:lineRule="auto"/>
          </w:pPr>
        </w:pPrChange>
      </w:pPr>
      <w:bookmarkStart w:id="2" w:name="_GoBack"/>
      <w:r w:rsidRPr="00755E64">
        <w:rPr>
          <w:color w:val="auto"/>
          <w:sz w:val="20"/>
          <w:szCs w:val="20"/>
          <w:rPrChange w:id="3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>// Read and write operations of memory</w:t>
      </w:r>
    </w:p>
    <w:p w14:paraId="4E06E7FE" w14:textId="77777777" w:rsidR="000D6B80" w:rsidRPr="00755E64" w:rsidRDefault="000D6B80" w:rsidP="000D6B80">
      <w:pPr>
        <w:pStyle w:val="TBL1"/>
        <w:suppressAutoHyphens w:val="0"/>
        <w:spacing w:line="240" w:lineRule="auto"/>
        <w:rPr>
          <w:color w:val="auto"/>
          <w:sz w:val="20"/>
          <w:szCs w:val="20"/>
          <w:rPrChange w:id="4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" w:author="Michael Ciletti" w:date="2016-08-12T13:16:00Z">
          <w:pPr>
            <w:pStyle w:val="TBL1"/>
            <w:suppressAutoHyphens w:val="0"/>
            <w:spacing w:line="480" w:lineRule="auto"/>
          </w:pPr>
        </w:pPrChange>
      </w:pPr>
      <w:r w:rsidRPr="00755E64">
        <w:rPr>
          <w:color w:val="auto"/>
          <w:sz w:val="20"/>
          <w:szCs w:val="20"/>
          <w:rPrChange w:id="6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>// Memory size is 64 words of four bits each.</w:t>
      </w:r>
    </w:p>
    <w:p w14:paraId="79FED449" w14:textId="77777777" w:rsidR="000D6B80" w:rsidRPr="00755E64" w:rsidRDefault="000D6B80" w:rsidP="000D6B80">
      <w:pPr>
        <w:pStyle w:val="TBL1"/>
        <w:suppressAutoHyphens w:val="0"/>
        <w:spacing w:line="240" w:lineRule="auto"/>
        <w:rPr>
          <w:color w:val="auto"/>
          <w:sz w:val="20"/>
          <w:szCs w:val="20"/>
          <w:rPrChange w:id="7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8" w:author="Michael Ciletti" w:date="2016-08-12T13:16:00Z">
          <w:pPr>
            <w:pStyle w:val="TBL1"/>
            <w:suppressAutoHyphens w:val="0"/>
            <w:spacing w:line="480" w:lineRule="auto"/>
          </w:pPr>
        </w:pPrChange>
      </w:pPr>
      <w:r w:rsidRPr="00755E64">
        <w:rPr>
          <w:rStyle w:val="BOLD"/>
          <w:color w:val="auto"/>
          <w:sz w:val="20"/>
          <w:szCs w:val="20"/>
          <w:rPrChange w:id="9" w:author="Michael Ciletti" w:date="2016-08-12T12:33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755E64">
        <w:rPr>
          <w:color w:val="auto"/>
          <w:sz w:val="20"/>
          <w:szCs w:val="20"/>
          <w:rPrChange w:id="10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memory (Enable, ReadWrite, Address, DataIn, DataOut);</w:t>
      </w:r>
    </w:p>
    <w:p w14:paraId="4022ECA1" w14:textId="77777777" w:rsidR="000D6B80" w:rsidRPr="00755E64" w:rsidRDefault="000D6B80" w:rsidP="000D6B80">
      <w:pPr>
        <w:pStyle w:val="TBL1"/>
        <w:suppressAutoHyphens w:val="0"/>
        <w:spacing w:line="240" w:lineRule="auto"/>
        <w:rPr>
          <w:color w:val="auto"/>
          <w:sz w:val="20"/>
          <w:szCs w:val="20"/>
          <w:rPrChange w:id="11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2" w:author="Michael Ciletti" w:date="2016-08-12T13:16:00Z">
          <w:pPr>
            <w:pStyle w:val="TBL1"/>
            <w:suppressAutoHyphens w:val="0"/>
            <w:spacing w:line="480" w:lineRule="auto"/>
          </w:pPr>
        </w:pPrChange>
      </w:pPr>
      <w:r w:rsidRPr="00755E64">
        <w:rPr>
          <w:color w:val="auto"/>
          <w:sz w:val="20"/>
          <w:szCs w:val="20"/>
          <w:rPrChange w:id="13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755E64">
        <w:rPr>
          <w:rStyle w:val="BOLD"/>
          <w:color w:val="auto"/>
          <w:sz w:val="20"/>
          <w:szCs w:val="20"/>
          <w:rPrChange w:id="14" w:author="Michael Ciletti" w:date="2016-08-12T12:33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755E64">
        <w:rPr>
          <w:color w:val="auto"/>
          <w:sz w:val="20"/>
          <w:szCs w:val="20"/>
          <w:rPrChange w:id="15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755E64">
        <w:rPr>
          <w:color w:val="auto"/>
          <w:sz w:val="20"/>
          <w:szCs w:val="20"/>
          <w:rPrChange w:id="16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755E64">
        <w:rPr>
          <w:color w:val="auto"/>
          <w:sz w:val="20"/>
          <w:szCs w:val="20"/>
          <w:rPrChange w:id="17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>Enable, ReadWrite;</w:t>
      </w:r>
    </w:p>
    <w:p w14:paraId="16DCBCED" w14:textId="77777777" w:rsidR="000D6B80" w:rsidRPr="00755E64" w:rsidRDefault="000D6B80" w:rsidP="000D6B80">
      <w:pPr>
        <w:pStyle w:val="TBL1"/>
        <w:suppressAutoHyphens w:val="0"/>
        <w:spacing w:line="240" w:lineRule="auto"/>
        <w:rPr>
          <w:color w:val="auto"/>
          <w:sz w:val="20"/>
          <w:szCs w:val="20"/>
          <w:rPrChange w:id="18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9" w:author="Michael Ciletti" w:date="2016-08-12T13:16:00Z">
          <w:pPr>
            <w:pStyle w:val="TBL1"/>
            <w:suppressAutoHyphens w:val="0"/>
            <w:spacing w:line="480" w:lineRule="auto"/>
          </w:pPr>
        </w:pPrChange>
      </w:pPr>
      <w:r w:rsidRPr="00755E64">
        <w:rPr>
          <w:color w:val="auto"/>
          <w:sz w:val="20"/>
          <w:szCs w:val="20"/>
          <w:rPrChange w:id="20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755E64">
        <w:rPr>
          <w:rStyle w:val="BOLD"/>
          <w:color w:val="auto"/>
          <w:sz w:val="20"/>
          <w:szCs w:val="20"/>
          <w:rPrChange w:id="21" w:author="Michael Ciletti" w:date="2016-08-12T12:33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755E64">
        <w:rPr>
          <w:color w:val="auto"/>
          <w:sz w:val="20"/>
          <w:szCs w:val="20"/>
          <w:rPrChange w:id="22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755E64">
        <w:rPr>
          <w:color w:val="auto"/>
          <w:sz w:val="20"/>
          <w:szCs w:val="20"/>
          <w:rPrChange w:id="23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755E64">
        <w:rPr>
          <w:color w:val="auto"/>
          <w:sz w:val="20"/>
          <w:szCs w:val="20"/>
          <w:rPrChange w:id="24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>[3: 0] DataIn;</w:t>
      </w:r>
    </w:p>
    <w:p w14:paraId="2D487ACF" w14:textId="77777777" w:rsidR="000D6B80" w:rsidRPr="00755E64" w:rsidRDefault="000D6B80" w:rsidP="000D6B80">
      <w:pPr>
        <w:pStyle w:val="TBL1"/>
        <w:suppressAutoHyphens w:val="0"/>
        <w:spacing w:line="240" w:lineRule="auto"/>
        <w:rPr>
          <w:color w:val="auto"/>
          <w:sz w:val="20"/>
          <w:szCs w:val="20"/>
          <w:rPrChange w:id="25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6" w:author="Michael Ciletti" w:date="2016-08-12T13:16:00Z">
          <w:pPr>
            <w:pStyle w:val="TBL1"/>
            <w:suppressAutoHyphens w:val="0"/>
            <w:spacing w:line="480" w:lineRule="auto"/>
          </w:pPr>
        </w:pPrChange>
      </w:pPr>
      <w:r w:rsidRPr="00755E64">
        <w:rPr>
          <w:color w:val="auto"/>
          <w:sz w:val="20"/>
          <w:szCs w:val="20"/>
          <w:rPrChange w:id="27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755E64">
        <w:rPr>
          <w:rStyle w:val="BOLD"/>
          <w:color w:val="auto"/>
          <w:sz w:val="20"/>
          <w:szCs w:val="20"/>
          <w:rPrChange w:id="28" w:author="Michael Ciletti" w:date="2016-08-12T12:33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755E64">
        <w:rPr>
          <w:color w:val="auto"/>
          <w:sz w:val="20"/>
          <w:szCs w:val="20"/>
          <w:rPrChange w:id="29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755E64">
        <w:rPr>
          <w:color w:val="auto"/>
          <w:sz w:val="20"/>
          <w:szCs w:val="20"/>
          <w:rPrChange w:id="30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755E64">
        <w:rPr>
          <w:color w:val="auto"/>
          <w:sz w:val="20"/>
          <w:szCs w:val="20"/>
          <w:rPrChange w:id="31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>[5: 0] Address;</w:t>
      </w:r>
    </w:p>
    <w:p w14:paraId="509C1F34" w14:textId="77777777" w:rsidR="000D6B80" w:rsidRPr="00755E64" w:rsidRDefault="000D6B80" w:rsidP="000D6B80">
      <w:pPr>
        <w:pStyle w:val="TBL1"/>
        <w:suppressAutoHyphens w:val="0"/>
        <w:spacing w:line="240" w:lineRule="auto"/>
        <w:rPr>
          <w:color w:val="auto"/>
          <w:sz w:val="20"/>
          <w:szCs w:val="20"/>
          <w:rPrChange w:id="32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3" w:author="Michael Ciletti" w:date="2016-08-12T13:16:00Z">
          <w:pPr>
            <w:pStyle w:val="TBL1"/>
            <w:suppressAutoHyphens w:val="0"/>
            <w:spacing w:line="480" w:lineRule="auto"/>
          </w:pPr>
        </w:pPrChange>
      </w:pPr>
      <w:r w:rsidRPr="00755E64">
        <w:rPr>
          <w:color w:val="auto"/>
          <w:sz w:val="20"/>
          <w:szCs w:val="20"/>
          <w:rPrChange w:id="34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755E64">
        <w:rPr>
          <w:rStyle w:val="BOLD"/>
          <w:color w:val="auto"/>
          <w:sz w:val="20"/>
          <w:szCs w:val="20"/>
          <w:rPrChange w:id="35" w:author="Michael Ciletti" w:date="2016-08-12T12:33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755E64">
        <w:rPr>
          <w:color w:val="auto"/>
          <w:sz w:val="20"/>
          <w:szCs w:val="20"/>
          <w:rPrChange w:id="36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[3: 0] DataOut;</w:t>
      </w:r>
    </w:p>
    <w:p w14:paraId="1065FD16" w14:textId="77777777" w:rsidR="000D6B80" w:rsidRPr="00755E64" w:rsidRDefault="000D6B80" w:rsidP="000D6B80">
      <w:pPr>
        <w:pStyle w:val="TBL1"/>
        <w:tabs>
          <w:tab w:val="left" w:pos="720"/>
          <w:tab w:val="left" w:pos="1160"/>
          <w:tab w:val="left" w:pos="3900"/>
        </w:tabs>
        <w:suppressAutoHyphens w:val="0"/>
        <w:spacing w:line="240" w:lineRule="auto"/>
        <w:rPr>
          <w:color w:val="auto"/>
          <w:sz w:val="20"/>
          <w:szCs w:val="20"/>
          <w:rPrChange w:id="37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8" w:author="Michael Ciletti" w:date="2016-08-12T13:16:00Z">
          <w:pPr>
            <w:pStyle w:val="TBL1"/>
            <w:tabs>
              <w:tab w:val="left" w:pos="720"/>
              <w:tab w:val="left" w:pos="1160"/>
              <w:tab w:val="left" w:pos="3900"/>
            </w:tabs>
            <w:suppressAutoHyphens w:val="0"/>
            <w:spacing w:line="480" w:lineRule="auto"/>
          </w:pPr>
        </w:pPrChange>
      </w:pPr>
      <w:r w:rsidRPr="00755E64">
        <w:rPr>
          <w:color w:val="auto"/>
          <w:sz w:val="20"/>
          <w:szCs w:val="20"/>
          <w:rPrChange w:id="39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755E64">
        <w:rPr>
          <w:rStyle w:val="BOLD"/>
          <w:color w:val="auto"/>
          <w:sz w:val="20"/>
          <w:szCs w:val="20"/>
          <w:rPrChange w:id="40" w:author="Michael Ciletti" w:date="2016-08-12T12:33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755E64">
        <w:rPr>
          <w:color w:val="auto"/>
          <w:sz w:val="20"/>
          <w:szCs w:val="20"/>
          <w:rPrChange w:id="41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[3: 0]</w:t>
      </w:r>
      <w:r w:rsidRPr="00755E64">
        <w:rPr>
          <w:color w:val="auto"/>
          <w:sz w:val="20"/>
          <w:szCs w:val="20"/>
          <w:rPrChange w:id="42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DataOut;</w:t>
      </w:r>
    </w:p>
    <w:p w14:paraId="33AAFDC0" w14:textId="77777777" w:rsidR="000D6B80" w:rsidRPr="00755E64" w:rsidRDefault="000D6B80" w:rsidP="000D6B80">
      <w:pPr>
        <w:pStyle w:val="TBL1"/>
        <w:tabs>
          <w:tab w:val="left" w:pos="720"/>
          <w:tab w:val="left" w:pos="1160"/>
          <w:tab w:val="left" w:pos="5166"/>
          <w:tab w:val="left" w:pos="5400"/>
        </w:tabs>
        <w:suppressAutoHyphens w:val="0"/>
        <w:spacing w:line="240" w:lineRule="auto"/>
        <w:rPr>
          <w:color w:val="auto"/>
          <w:sz w:val="20"/>
          <w:szCs w:val="20"/>
          <w:rPrChange w:id="43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4" w:author="Michael Ciletti" w:date="2016-08-12T13:16:00Z">
          <w:pPr>
            <w:pStyle w:val="TBL1"/>
            <w:tabs>
              <w:tab w:val="left" w:pos="720"/>
              <w:tab w:val="left" w:pos="1160"/>
              <w:tab w:val="left" w:pos="5166"/>
              <w:tab w:val="left" w:pos="5400"/>
            </w:tabs>
            <w:suppressAutoHyphens w:val="0"/>
            <w:spacing w:line="480" w:lineRule="auto"/>
          </w:pPr>
        </w:pPrChange>
      </w:pPr>
      <w:r w:rsidRPr="00755E64">
        <w:rPr>
          <w:color w:val="auto"/>
          <w:sz w:val="20"/>
          <w:szCs w:val="20"/>
          <w:rPrChange w:id="45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755E64">
        <w:rPr>
          <w:rStyle w:val="BOLD"/>
          <w:color w:val="auto"/>
          <w:sz w:val="20"/>
          <w:szCs w:val="20"/>
          <w:rPrChange w:id="46" w:author="Michael Ciletti" w:date="2016-08-12T12:33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755E64">
        <w:rPr>
          <w:color w:val="auto"/>
          <w:sz w:val="20"/>
          <w:szCs w:val="20"/>
          <w:rPrChange w:id="47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[3: 0]</w:t>
      </w:r>
      <w:r w:rsidRPr="00755E64">
        <w:rPr>
          <w:color w:val="auto"/>
          <w:sz w:val="20"/>
          <w:szCs w:val="20"/>
          <w:rPrChange w:id="48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Mem [0: 63];</w:t>
      </w:r>
      <w:r w:rsidRPr="00755E64">
        <w:rPr>
          <w:color w:val="auto"/>
          <w:sz w:val="20"/>
          <w:szCs w:val="20"/>
          <w:rPrChange w:id="49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64 x 4 memory</w:t>
      </w:r>
    </w:p>
    <w:p w14:paraId="41D5708A" w14:textId="77777777" w:rsidR="000D6B80" w:rsidRDefault="000D6B80" w:rsidP="000D6B80">
      <w:pPr>
        <w:pStyle w:val="TBL1"/>
        <w:tabs>
          <w:tab w:val="left" w:pos="3920"/>
        </w:tabs>
        <w:suppressAutoHyphens w:val="0"/>
        <w:spacing w:line="240" w:lineRule="auto"/>
        <w:rPr>
          <w:ins w:id="50" w:author="Michael Ciletti" w:date="2016-08-12T13:17:00Z"/>
          <w:color w:val="auto"/>
          <w:sz w:val="20"/>
          <w:szCs w:val="20"/>
        </w:rPr>
        <w:pPrChange w:id="51" w:author="Michael Ciletti" w:date="2016-08-12T13:16:00Z">
          <w:pPr>
            <w:pStyle w:val="TBL1"/>
            <w:tabs>
              <w:tab w:val="left" w:pos="3920"/>
            </w:tabs>
            <w:suppressAutoHyphens w:val="0"/>
            <w:spacing w:line="480" w:lineRule="auto"/>
          </w:pPr>
        </w:pPrChange>
      </w:pPr>
      <w:r w:rsidRPr="00755E64">
        <w:rPr>
          <w:color w:val="auto"/>
          <w:sz w:val="20"/>
          <w:szCs w:val="20"/>
          <w:rPrChange w:id="52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</w:p>
    <w:p w14:paraId="344B240B" w14:textId="77777777" w:rsidR="000D6B80" w:rsidRPr="00755E64" w:rsidRDefault="000D6B80" w:rsidP="000D6B80">
      <w:pPr>
        <w:pStyle w:val="TBL1"/>
        <w:tabs>
          <w:tab w:val="left" w:pos="3920"/>
        </w:tabs>
        <w:suppressAutoHyphens w:val="0"/>
        <w:spacing w:line="240" w:lineRule="auto"/>
        <w:rPr>
          <w:color w:val="auto"/>
          <w:sz w:val="20"/>
          <w:szCs w:val="20"/>
          <w:rPrChange w:id="53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4" w:author="Michael Ciletti" w:date="2016-08-12T13:16:00Z">
          <w:pPr>
            <w:pStyle w:val="TBL1"/>
            <w:tabs>
              <w:tab w:val="left" w:pos="3920"/>
            </w:tabs>
            <w:suppressAutoHyphens w:val="0"/>
            <w:spacing w:line="480" w:lineRule="auto"/>
          </w:pPr>
        </w:pPrChange>
      </w:pPr>
      <w:r w:rsidRPr="00755E64">
        <w:rPr>
          <w:rStyle w:val="BOLD"/>
          <w:color w:val="auto"/>
          <w:sz w:val="20"/>
          <w:szCs w:val="20"/>
          <w:rPrChange w:id="55" w:author="Michael Ciletti" w:date="2016-08-12T12:33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always</w:t>
      </w:r>
      <w:r w:rsidRPr="00755E64">
        <w:rPr>
          <w:color w:val="auto"/>
          <w:sz w:val="20"/>
          <w:szCs w:val="20"/>
          <w:rPrChange w:id="56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@ (Enable </w:t>
      </w:r>
      <w:r w:rsidRPr="00755E64">
        <w:rPr>
          <w:rStyle w:val="BOLD"/>
          <w:color w:val="auto"/>
          <w:sz w:val="20"/>
          <w:szCs w:val="20"/>
          <w:rPrChange w:id="57" w:author="Michael Ciletti" w:date="2016-08-12T12:33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or</w:t>
      </w:r>
      <w:r w:rsidRPr="00755E64">
        <w:rPr>
          <w:color w:val="auto"/>
          <w:sz w:val="20"/>
          <w:szCs w:val="20"/>
          <w:rPrChange w:id="58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ReadWrite</w:t>
      </w:r>
      <w:ins w:id="59" w:author="Michael Ciletti" w:date="2016-08-12T13:27:00Z">
        <w:r>
          <w:rPr>
            <w:color w:val="auto"/>
            <w:sz w:val="20"/>
            <w:szCs w:val="20"/>
          </w:rPr>
          <w:t xml:space="preserve"> </w:t>
        </w:r>
        <w:r w:rsidRPr="00FA2EAA">
          <w:rPr>
            <w:b/>
            <w:color w:val="auto"/>
            <w:sz w:val="20"/>
            <w:szCs w:val="20"/>
            <w:rPrChange w:id="60" w:author="Michael Ciletti" w:date="2016-08-12T13:27:00Z">
              <w:rPr>
                <w:color w:val="auto"/>
                <w:sz w:val="20"/>
                <w:szCs w:val="20"/>
              </w:rPr>
            </w:rPrChange>
          </w:rPr>
          <w:t>or</w:t>
        </w:r>
        <w:r>
          <w:rPr>
            <w:color w:val="auto"/>
            <w:sz w:val="20"/>
            <w:szCs w:val="20"/>
          </w:rPr>
          <w:t xml:space="preserve"> DataIn</w:t>
        </w:r>
      </w:ins>
      <w:r w:rsidRPr="00755E64">
        <w:rPr>
          <w:color w:val="auto"/>
          <w:sz w:val="20"/>
          <w:szCs w:val="20"/>
          <w:rPrChange w:id="61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>)</w:t>
      </w:r>
    </w:p>
    <w:p w14:paraId="41B27F88" w14:textId="77777777" w:rsidR="000D6B80" w:rsidRPr="00755E64" w:rsidRDefault="000D6B80" w:rsidP="000D6B80">
      <w:pPr>
        <w:pStyle w:val="TBL1"/>
        <w:tabs>
          <w:tab w:val="left" w:pos="3920"/>
        </w:tabs>
        <w:suppressAutoHyphens w:val="0"/>
        <w:spacing w:line="240" w:lineRule="auto"/>
        <w:rPr>
          <w:color w:val="auto"/>
          <w:sz w:val="20"/>
          <w:szCs w:val="20"/>
          <w:rPrChange w:id="62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3" w:author="Michael Ciletti" w:date="2016-08-12T13:16:00Z">
          <w:pPr>
            <w:pStyle w:val="TBL1"/>
            <w:tabs>
              <w:tab w:val="left" w:pos="3920"/>
            </w:tabs>
            <w:suppressAutoHyphens w:val="0"/>
            <w:spacing w:line="480" w:lineRule="auto"/>
          </w:pPr>
        </w:pPrChange>
      </w:pPr>
      <w:r w:rsidRPr="00755E64">
        <w:rPr>
          <w:color w:val="auto"/>
          <w:sz w:val="20"/>
          <w:szCs w:val="20"/>
          <w:rPrChange w:id="64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755E64">
        <w:rPr>
          <w:color w:val="auto"/>
          <w:sz w:val="20"/>
          <w:szCs w:val="20"/>
          <w:rPrChange w:id="65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755E64">
        <w:rPr>
          <w:rStyle w:val="BOLD"/>
          <w:color w:val="auto"/>
          <w:sz w:val="20"/>
          <w:szCs w:val="20"/>
          <w:rPrChange w:id="66" w:author="Michael Ciletti" w:date="2016-08-12T12:33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755E64">
        <w:rPr>
          <w:color w:val="auto"/>
          <w:sz w:val="20"/>
          <w:szCs w:val="20"/>
          <w:rPrChange w:id="67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(Enable)</w:t>
      </w:r>
      <w:ins w:id="68" w:author="Michael Ciletti" w:date="2016-08-12T12:56:00Z">
        <w:r>
          <w:rPr>
            <w:color w:val="auto"/>
            <w:sz w:val="20"/>
            <w:szCs w:val="20"/>
          </w:rPr>
          <w:t xml:space="preserve"> </w:t>
        </w:r>
        <w:r w:rsidRPr="00930939">
          <w:rPr>
            <w:b/>
            <w:color w:val="auto"/>
            <w:sz w:val="20"/>
            <w:szCs w:val="20"/>
            <w:rPrChange w:id="69" w:author="Michael Ciletti" w:date="2016-08-12T12:56:00Z">
              <w:rPr>
                <w:color w:val="auto"/>
                <w:sz w:val="20"/>
                <w:szCs w:val="20"/>
              </w:rPr>
            </w:rPrChange>
          </w:rPr>
          <w:t>begin</w:t>
        </w:r>
      </w:ins>
    </w:p>
    <w:p w14:paraId="77D34D75" w14:textId="77777777" w:rsidR="000D6B80" w:rsidRPr="00755E64" w:rsidRDefault="000D6B80" w:rsidP="000D6B80">
      <w:pPr>
        <w:pStyle w:val="TBL1"/>
        <w:tabs>
          <w:tab w:val="left" w:pos="3920"/>
          <w:tab w:val="left" w:pos="5166"/>
        </w:tabs>
        <w:suppressAutoHyphens w:val="0"/>
        <w:spacing w:line="240" w:lineRule="auto"/>
        <w:rPr>
          <w:color w:val="auto"/>
          <w:sz w:val="20"/>
          <w:szCs w:val="20"/>
          <w:rPrChange w:id="70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1" w:author="Michael Ciletti" w:date="2016-08-12T13:16:00Z">
          <w:pPr>
            <w:pStyle w:val="TBL1"/>
            <w:tabs>
              <w:tab w:val="left" w:pos="3920"/>
              <w:tab w:val="left" w:pos="5166"/>
            </w:tabs>
            <w:suppressAutoHyphens w:val="0"/>
            <w:spacing w:line="480" w:lineRule="auto"/>
          </w:pPr>
        </w:pPrChange>
      </w:pPr>
      <w:r w:rsidRPr="00755E64">
        <w:rPr>
          <w:color w:val="auto"/>
          <w:sz w:val="20"/>
          <w:szCs w:val="20"/>
          <w:rPrChange w:id="72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755E64">
        <w:rPr>
          <w:color w:val="auto"/>
          <w:sz w:val="20"/>
          <w:szCs w:val="20"/>
          <w:rPrChange w:id="73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755E64">
        <w:rPr>
          <w:color w:val="auto"/>
          <w:sz w:val="20"/>
          <w:szCs w:val="20"/>
          <w:rPrChange w:id="74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755E64">
        <w:rPr>
          <w:rStyle w:val="BOLD"/>
          <w:color w:val="auto"/>
          <w:sz w:val="20"/>
          <w:szCs w:val="20"/>
          <w:rPrChange w:id="75" w:author="Michael Ciletti" w:date="2016-08-12T12:33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755E64">
        <w:rPr>
          <w:color w:val="auto"/>
          <w:sz w:val="20"/>
          <w:szCs w:val="20"/>
          <w:rPrChange w:id="76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(ReadWrite) DataOut = Mem [Address];</w:t>
      </w:r>
      <w:r w:rsidRPr="00755E64">
        <w:rPr>
          <w:color w:val="auto"/>
          <w:sz w:val="20"/>
          <w:szCs w:val="20"/>
          <w:rPrChange w:id="77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Read</w:t>
      </w:r>
    </w:p>
    <w:p w14:paraId="004F8588" w14:textId="77777777" w:rsidR="000D6B80" w:rsidRPr="00755E64" w:rsidRDefault="000D6B80" w:rsidP="000D6B80">
      <w:pPr>
        <w:pStyle w:val="TBL1"/>
        <w:tabs>
          <w:tab w:val="left" w:pos="5124"/>
        </w:tabs>
        <w:suppressAutoHyphens w:val="0"/>
        <w:spacing w:line="240" w:lineRule="auto"/>
        <w:rPr>
          <w:color w:val="auto"/>
          <w:sz w:val="20"/>
          <w:szCs w:val="20"/>
          <w:rPrChange w:id="78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9" w:author="Michael Ciletti" w:date="2016-08-12T13:16:00Z">
          <w:pPr>
            <w:pStyle w:val="TBL1"/>
            <w:tabs>
              <w:tab w:val="left" w:pos="5124"/>
            </w:tabs>
            <w:suppressAutoHyphens w:val="0"/>
            <w:spacing w:line="480" w:lineRule="auto"/>
          </w:pPr>
        </w:pPrChange>
      </w:pPr>
      <w:r w:rsidRPr="00755E64">
        <w:rPr>
          <w:color w:val="auto"/>
          <w:sz w:val="20"/>
          <w:szCs w:val="20"/>
          <w:rPrChange w:id="80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755E64">
        <w:rPr>
          <w:color w:val="auto"/>
          <w:sz w:val="20"/>
          <w:szCs w:val="20"/>
          <w:rPrChange w:id="81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ins w:id="82" w:author="Michael Ciletti" w:date="2016-08-12T13:18:00Z">
        <w:r>
          <w:rPr>
            <w:color w:val="auto"/>
            <w:sz w:val="20"/>
            <w:szCs w:val="20"/>
          </w:rPr>
          <w:t xml:space="preserve">  </w:t>
        </w:r>
      </w:ins>
      <w:r w:rsidRPr="00755E64">
        <w:rPr>
          <w:rStyle w:val="BOLD"/>
          <w:color w:val="auto"/>
          <w:sz w:val="20"/>
          <w:szCs w:val="20"/>
          <w:rPrChange w:id="83" w:author="Michael Ciletti" w:date="2016-08-12T12:33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else</w:t>
      </w:r>
      <w:r w:rsidRPr="00755E64">
        <w:rPr>
          <w:color w:val="auto"/>
          <w:sz w:val="20"/>
          <w:szCs w:val="20"/>
          <w:rPrChange w:id="84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Mem [Address] = DataIn;</w:t>
      </w:r>
      <w:r w:rsidRPr="00755E64">
        <w:rPr>
          <w:color w:val="auto"/>
          <w:sz w:val="20"/>
          <w:szCs w:val="20"/>
          <w:rPrChange w:id="85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Write</w:t>
      </w:r>
    </w:p>
    <w:p w14:paraId="05C267FC" w14:textId="77777777" w:rsidR="000D6B80" w:rsidRDefault="000D6B80" w:rsidP="000D6B80">
      <w:pPr>
        <w:pStyle w:val="TBL1"/>
        <w:tabs>
          <w:tab w:val="left" w:pos="5110"/>
        </w:tabs>
        <w:suppressAutoHyphens w:val="0"/>
        <w:spacing w:line="240" w:lineRule="auto"/>
        <w:rPr>
          <w:ins w:id="86" w:author="Michael Ciletti" w:date="2016-08-12T12:56:00Z"/>
          <w:color w:val="auto"/>
          <w:sz w:val="20"/>
          <w:szCs w:val="20"/>
        </w:rPr>
        <w:pPrChange w:id="87" w:author="Michael Ciletti" w:date="2016-08-12T13:16:00Z">
          <w:pPr>
            <w:pStyle w:val="TBL1"/>
            <w:tabs>
              <w:tab w:val="left" w:pos="5110"/>
            </w:tabs>
            <w:suppressAutoHyphens w:val="0"/>
            <w:spacing w:line="480" w:lineRule="auto"/>
          </w:pPr>
        </w:pPrChange>
      </w:pPr>
      <w:r w:rsidRPr="00755E64">
        <w:rPr>
          <w:rStyle w:val="BOLD"/>
          <w:color w:val="auto"/>
          <w:sz w:val="20"/>
          <w:szCs w:val="20"/>
          <w:rPrChange w:id="88" w:author="Michael Ciletti" w:date="2016-08-12T12:33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   else</w:t>
      </w:r>
      <w:r w:rsidRPr="00755E64">
        <w:rPr>
          <w:color w:val="auto"/>
          <w:sz w:val="20"/>
          <w:szCs w:val="20"/>
          <w:rPrChange w:id="89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DataOut = 4'bz;</w:t>
      </w:r>
    </w:p>
    <w:p w14:paraId="0E1BDD28" w14:textId="77777777" w:rsidR="000D6B80" w:rsidRPr="00755E64" w:rsidRDefault="000D6B80" w:rsidP="000D6B80">
      <w:pPr>
        <w:pStyle w:val="TBL1"/>
        <w:tabs>
          <w:tab w:val="left" w:pos="5110"/>
        </w:tabs>
        <w:suppressAutoHyphens w:val="0"/>
        <w:spacing w:line="240" w:lineRule="auto"/>
        <w:rPr>
          <w:color w:val="auto"/>
          <w:sz w:val="20"/>
          <w:szCs w:val="20"/>
          <w:rPrChange w:id="90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91" w:author="Michael Ciletti" w:date="2016-08-12T13:16:00Z">
          <w:pPr>
            <w:pStyle w:val="TBL1"/>
            <w:tabs>
              <w:tab w:val="left" w:pos="5110"/>
            </w:tabs>
            <w:suppressAutoHyphens w:val="0"/>
            <w:spacing w:line="480" w:lineRule="auto"/>
          </w:pPr>
        </w:pPrChange>
      </w:pPr>
      <w:ins w:id="92" w:author="Michael Ciletti" w:date="2016-08-12T12:56:00Z">
        <w:r>
          <w:rPr>
            <w:color w:val="auto"/>
            <w:sz w:val="20"/>
            <w:szCs w:val="20"/>
          </w:rPr>
          <w:t xml:space="preserve">   </w:t>
        </w:r>
        <w:r w:rsidRPr="00930939">
          <w:rPr>
            <w:b/>
            <w:color w:val="auto"/>
            <w:sz w:val="20"/>
            <w:szCs w:val="20"/>
            <w:rPrChange w:id="93" w:author="Michael Ciletti" w:date="2016-08-12T12:56:00Z">
              <w:rPr>
                <w:color w:val="auto"/>
                <w:sz w:val="20"/>
                <w:szCs w:val="20"/>
              </w:rPr>
            </w:rPrChange>
          </w:rPr>
          <w:t>end</w:t>
        </w:r>
      </w:ins>
      <w:r w:rsidRPr="00755E64">
        <w:rPr>
          <w:color w:val="auto"/>
          <w:sz w:val="20"/>
          <w:szCs w:val="20"/>
          <w:rPrChange w:id="94" w:author="Michael Ciletti" w:date="2016-08-12T12:33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High impedance state</w:t>
      </w:r>
    </w:p>
    <w:p w14:paraId="5E0008A1" w14:textId="77777777" w:rsidR="000D6B80" w:rsidRPr="00755E64" w:rsidDel="00BE0DA3" w:rsidRDefault="000D6B80" w:rsidP="000D6B80">
      <w:pPr>
        <w:pStyle w:val="TBL1Bold"/>
        <w:pBdr>
          <w:bottom w:val="single" w:sz="4" w:space="1" w:color="auto"/>
        </w:pBdr>
        <w:suppressAutoHyphens w:val="0"/>
        <w:spacing w:line="240" w:lineRule="auto"/>
        <w:rPr>
          <w:del w:id="95" w:author="Michael Ciletti" w:date="2016-08-10T13:44:00Z"/>
          <w:rStyle w:val="BOLD"/>
          <w:rFonts w:ascii="Arial" w:hAnsi="Arial" w:cs="Arial"/>
          <w:color w:val="auto"/>
          <w:sz w:val="20"/>
          <w:szCs w:val="20"/>
          <w:rPrChange w:id="96" w:author="Michael Ciletti" w:date="2016-08-12T12:33:00Z">
            <w:rPr>
              <w:del w:id="97" w:author="Michael Ciletti" w:date="2016-08-10T13:44:00Z"/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pPrChange w:id="98" w:author="Michael Ciletti" w:date="2016-08-12T13:16:00Z">
          <w:pPr>
            <w:pStyle w:val="TBL1Bold"/>
            <w:pBdr>
              <w:bottom w:val="single" w:sz="4" w:space="1" w:color="auto"/>
            </w:pBdr>
            <w:suppressAutoHyphens w:val="0"/>
            <w:spacing w:line="480" w:lineRule="auto"/>
          </w:pPr>
        </w:pPrChange>
      </w:pPr>
      <w:r w:rsidRPr="00755E64">
        <w:rPr>
          <w:rStyle w:val="BOLD"/>
          <w:rFonts w:ascii="Arial" w:hAnsi="Arial" w:cs="Arial"/>
          <w:color w:val="auto"/>
          <w:sz w:val="20"/>
          <w:szCs w:val="20"/>
          <w:rPrChange w:id="99" w:author="Michael Ciletti" w:date="2016-08-12T12:33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14:paraId="4257EBE1" w14:textId="77777777" w:rsidR="000D6B80" w:rsidRPr="00755E64" w:rsidRDefault="000D6B80" w:rsidP="000D6B80">
      <w:pPr>
        <w:pStyle w:val="TBL1Bold"/>
        <w:pBdr>
          <w:bottom w:val="single" w:sz="4" w:space="1" w:color="auto"/>
        </w:pBdr>
        <w:suppressAutoHyphens w:val="0"/>
        <w:spacing w:line="240" w:lineRule="auto"/>
        <w:rPr>
          <w:ins w:id="100" w:author="Michael Ciletti" w:date="2016-08-10T13:44:00Z"/>
          <w:rFonts w:ascii="Arial" w:hAnsi="Arial" w:cs="Arial"/>
          <w:sz w:val="20"/>
          <w:szCs w:val="20"/>
          <w:rPrChange w:id="101" w:author="Michael Ciletti" w:date="2016-08-12T12:33:00Z">
            <w:rPr>
              <w:ins w:id="102" w:author="Michael Ciletti" w:date="2016-08-10T13:44:00Z"/>
            </w:rPr>
          </w:rPrChange>
        </w:rPr>
        <w:pPrChange w:id="103" w:author="Michael Ciletti" w:date="2016-08-12T13:16:00Z">
          <w:pPr>
            <w:pStyle w:val="H2"/>
            <w:keepNext w:val="0"/>
            <w:suppressAutoHyphens w:val="0"/>
            <w:spacing w:before="0" w:after="0" w:line="480" w:lineRule="auto"/>
            <w:ind w:left="357" w:right="0"/>
            <w:outlineLvl w:val="0"/>
          </w:pPr>
        </w:pPrChange>
      </w:pPr>
    </w:p>
    <w:p w14:paraId="420101BC" w14:textId="77777777" w:rsidR="00F14E00" w:rsidRDefault="00F14E00"/>
    <w:bookmarkEnd w:id="2"/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toneSansStd-Bold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Bold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revisionView w:markup="0"/>
  <w:doNotTrackMoves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6B80"/>
    <w:rsid w:val="000D6B80"/>
    <w:rsid w:val="005306D8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1976E0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2">
    <w:name w:val="H2"/>
    <w:basedOn w:val="Normal"/>
    <w:rsid w:val="000D6B80"/>
    <w:pPr>
      <w:keepNext/>
      <w:widowControl w:val="0"/>
      <w:suppressAutoHyphens/>
      <w:autoSpaceDE w:val="0"/>
      <w:autoSpaceDN w:val="0"/>
      <w:adjustRightInd w:val="0"/>
      <w:spacing w:before="360" w:after="120" w:line="240" w:lineRule="atLeast"/>
      <w:ind w:left="360" w:right="1920"/>
      <w:textAlignment w:val="center"/>
    </w:pPr>
    <w:rPr>
      <w:rFonts w:ascii="StoneSansStd-Bold" w:eastAsia="Times New Roman" w:hAnsi="StoneSansStd-Bold" w:cs="StoneSansStd-Bold"/>
      <w:b/>
      <w:bCs/>
      <w:color w:val="009FED"/>
      <w:sz w:val="22"/>
      <w:szCs w:val="22"/>
    </w:rPr>
  </w:style>
  <w:style w:type="paragraph" w:customStyle="1" w:styleId="TBL1Bold">
    <w:name w:val="TBL1_Bold"/>
    <w:basedOn w:val="Normal"/>
    <w:rsid w:val="000D6B80"/>
    <w:pPr>
      <w:widowControl w:val="0"/>
      <w:pBdr>
        <w:bottom w:val="single" w:sz="4" w:space="10" w:color="000000"/>
      </w:pBdr>
      <w:suppressAutoHyphens/>
      <w:autoSpaceDE w:val="0"/>
      <w:autoSpaceDN w:val="0"/>
      <w:adjustRightInd w:val="0"/>
      <w:spacing w:after="240" w:line="220" w:lineRule="atLeast"/>
      <w:textAlignment w:val="center"/>
    </w:pPr>
    <w:rPr>
      <w:rFonts w:ascii="ArialBold" w:eastAsia="Times New Roman" w:hAnsi="ArialBold" w:cs="ArialBold"/>
      <w:b/>
      <w:bCs/>
      <w:color w:val="000000"/>
      <w:sz w:val="18"/>
      <w:szCs w:val="18"/>
    </w:rPr>
  </w:style>
  <w:style w:type="paragraph" w:customStyle="1" w:styleId="TBL1">
    <w:name w:val="TBL1"/>
    <w:basedOn w:val="Normal"/>
    <w:rsid w:val="000D6B80"/>
    <w:pPr>
      <w:widowControl w:val="0"/>
      <w:suppressAutoHyphens/>
      <w:autoSpaceDE w:val="0"/>
      <w:autoSpaceDN w:val="0"/>
      <w:adjustRightInd w:val="0"/>
      <w:spacing w:line="220" w:lineRule="atLeast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character" w:customStyle="1" w:styleId="BOLD">
    <w:name w:val="BOLD"/>
    <w:rsid w:val="000D6B8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6B8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B80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2">
    <w:name w:val="H2"/>
    <w:basedOn w:val="Normal"/>
    <w:rsid w:val="000D6B80"/>
    <w:pPr>
      <w:keepNext/>
      <w:widowControl w:val="0"/>
      <w:suppressAutoHyphens/>
      <w:autoSpaceDE w:val="0"/>
      <w:autoSpaceDN w:val="0"/>
      <w:adjustRightInd w:val="0"/>
      <w:spacing w:before="360" w:after="120" w:line="240" w:lineRule="atLeast"/>
      <w:ind w:left="360" w:right="1920"/>
      <w:textAlignment w:val="center"/>
    </w:pPr>
    <w:rPr>
      <w:rFonts w:ascii="StoneSansStd-Bold" w:eastAsia="Times New Roman" w:hAnsi="StoneSansStd-Bold" w:cs="StoneSansStd-Bold"/>
      <w:b/>
      <w:bCs/>
      <w:color w:val="009FED"/>
      <w:sz w:val="22"/>
      <w:szCs w:val="22"/>
    </w:rPr>
  </w:style>
  <w:style w:type="paragraph" w:customStyle="1" w:styleId="TBL1Bold">
    <w:name w:val="TBL1_Bold"/>
    <w:basedOn w:val="Normal"/>
    <w:rsid w:val="000D6B80"/>
    <w:pPr>
      <w:widowControl w:val="0"/>
      <w:pBdr>
        <w:bottom w:val="single" w:sz="4" w:space="10" w:color="000000"/>
      </w:pBdr>
      <w:suppressAutoHyphens/>
      <w:autoSpaceDE w:val="0"/>
      <w:autoSpaceDN w:val="0"/>
      <w:adjustRightInd w:val="0"/>
      <w:spacing w:after="240" w:line="220" w:lineRule="atLeast"/>
      <w:textAlignment w:val="center"/>
    </w:pPr>
    <w:rPr>
      <w:rFonts w:ascii="ArialBold" w:eastAsia="Times New Roman" w:hAnsi="ArialBold" w:cs="ArialBold"/>
      <w:b/>
      <w:bCs/>
      <w:color w:val="000000"/>
      <w:sz w:val="18"/>
      <w:szCs w:val="18"/>
    </w:rPr>
  </w:style>
  <w:style w:type="paragraph" w:customStyle="1" w:styleId="TBL1">
    <w:name w:val="TBL1"/>
    <w:basedOn w:val="Normal"/>
    <w:rsid w:val="000D6B80"/>
    <w:pPr>
      <w:widowControl w:val="0"/>
      <w:suppressAutoHyphens/>
      <w:autoSpaceDE w:val="0"/>
      <w:autoSpaceDN w:val="0"/>
      <w:adjustRightInd w:val="0"/>
      <w:spacing w:line="220" w:lineRule="atLeast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character" w:customStyle="1" w:styleId="BOLD">
    <w:name w:val="BOLD"/>
    <w:rsid w:val="000D6B8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6B8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B80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451</Characters>
  <Application>Microsoft Macintosh Word</Application>
  <DocSecurity>0</DocSecurity>
  <Lines>3</Lines>
  <Paragraphs>1</Paragraphs>
  <ScaleCrop>false</ScaleCrop>
  <Company>mdc Images</Company>
  <LinksUpToDate>false</LinksUpToDate>
  <CharactersWithSpaces>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2</cp:revision>
  <dcterms:created xsi:type="dcterms:W3CDTF">2017-06-07T03:01:00Z</dcterms:created>
  <dcterms:modified xsi:type="dcterms:W3CDTF">2017-06-07T03:01:00Z</dcterms:modified>
</cp:coreProperties>
</file>