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RTL description of design example (see Fig. 8.11)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5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7" w:name="_GoBack"/>
      <w:r w:rsidRPr="00E35182">
        <w:rPr>
          <w:color w:val="auto"/>
          <w:sz w:val="20"/>
          <w:szCs w:val="20"/>
          <w:rPrChange w:id="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Design_Example_RTL </w:t>
      </w:r>
      <w:bookmarkEnd w:id="7"/>
      <w:r w:rsidRPr="00E35182">
        <w:rPr>
          <w:color w:val="auto"/>
          <w:sz w:val="20"/>
          <w:szCs w:val="20"/>
          <w:rPrChange w:id="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(A, E, F, Start, clock, reset_b);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Specify ports of the top-level module of the design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See block diagram, Fig. 8.10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1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1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A;</w:t>
      </w:r>
    </w:p>
    <w:p w:rsidR="003C358D" w:rsidRPr="00E35182" w:rsidRDefault="003C358D" w:rsidP="003C358D">
      <w:pPr>
        <w:pStyle w:val="EXAMPLE1"/>
        <w:tabs>
          <w:tab w:val="left" w:pos="1140"/>
        </w:tabs>
        <w:spacing w:line="276" w:lineRule="auto"/>
        <w:ind w:left="1200"/>
        <w:rPr>
          <w:color w:val="auto"/>
          <w:sz w:val="20"/>
          <w:szCs w:val="20"/>
          <w:rPrChange w:id="2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" w:author="Michael Ciletti" w:date="2016-06-27T19:33:00Z">
          <w:pPr>
            <w:pStyle w:val="EXAMPLE1"/>
            <w:tabs>
              <w:tab w:val="left" w:pos="11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E, F;</w:t>
      </w:r>
    </w:p>
    <w:p w:rsidR="003C358D" w:rsidRDefault="003C358D" w:rsidP="003C358D">
      <w:pPr>
        <w:pStyle w:val="EXAMPLE1"/>
        <w:tabs>
          <w:tab w:val="left" w:pos="1140"/>
        </w:tabs>
        <w:spacing w:line="276" w:lineRule="auto"/>
        <w:ind w:left="1200"/>
        <w:rPr>
          <w:ins w:id="28" w:author="Michael Ciletti" w:date="2016-06-27T19:39:00Z"/>
          <w:color w:val="auto"/>
          <w:sz w:val="20"/>
          <w:szCs w:val="20"/>
        </w:rPr>
        <w:pPrChange w:id="29" w:author="Michael Ciletti" w:date="2016-06-27T19:33:00Z">
          <w:pPr>
            <w:pStyle w:val="EXAMPLE1"/>
            <w:tabs>
              <w:tab w:val="left" w:pos="11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1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3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reset_b;</w:t>
      </w:r>
    </w:p>
    <w:p w:rsidR="003C358D" w:rsidRPr="00B82E54" w:rsidRDefault="003C358D" w:rsidP="003C358D">
      <w:pPr>
        <w:pStyle w:val="BasicParagraph"/>
        <w:rPr>
          <w:rPrChange w:id="33" w:author="Michael Ciletti" w:date="2016-06-27T19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" w:author="Michael Ciletti" w:date="2016-06-27T19:39:00Z">
          <w:pPr>
            <w:pStyle w:val="EXAMPLE1"/>
            <w:tabs>
              <w:tab w:val="left" w:pos="1140"/>
            </w:tabs>
            <w:spacing w:line="480" w:lineRule="auto"/>
          </w:pPr>
        </w:pPrChange>
      </w:pP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3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controller and datapath units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3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4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Controller_RTL M0 (set_E, clr_E, set_F, clr_A_F, incr_A, A[2], A[3], Start, clock, reset_b);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4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4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Datapath_RTL M1 (A, E, F, set_E, clr_E, set_F, clr_A_F, incr_A, clock);</w:t>
      </w:r>
    </w:p>
    <w:p w:rsidR="003C358D" w:rsidRDefault="003C358D" w:rsidP="003C358D">
      <w:pPr>
        <w:pStyle w:val="EXAMPLE1"/>
        <w:spacing w:line="276" w:lineRule="auto"/>
        <w:ind w:left="1200"/>
        <w:rPr>
          <w:ins w:id="47" w:author="Michael Ciletti" w:date="2016-06-27T19:39:00Z"/>
          <w:rStyle w:val="BOLD"/>
          <w:color w:val="auto"/>
          <w:sz w:val="20"/>
          <w:szCs w:val="20"/>
        </w:rPr>
        <w:pPrChange w:id="48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4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3C358D" w:rsidRPr="00B82E54" w:rsidRDefault="003C358D" w:rsidP="003C358D">
      <w:pPr>
        <w:pStyle w:val="BasicParagraph"/>
        <w:rPr>
          <w:rPrChange w:id="50" w:author="Michael Ciletti" w:date="2016-06-27T19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1" w:author="Michael Ciletti" w:date="2016-06-27T19:39:00Z">
          <w:pPr>
            <w:pStyle w:val="EXAMPLE1"/>
            <w:spacing w:line="480" w:lineRule="auto"/>
          </w:pPr>
        </w:pPrChange>
      </w:pP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5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3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54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5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Controller_RTL (set_E, clr_E, set_F, clr_A_F, incr_A, A2, A3, Start, clock, reset_b);</w:t>
      </w:r>
    </w:p>
    <w:p w:rsidR="003C358D" w:rsidRPr="00E35182" w:rsidRDefault="003C358D" w:rsidP="003C358D">
      <w:pPr>
        <w:pStyle w:val="EXAMPLE1"/>
        <w:tabs>
          <w:tab w:val="left" w:pos="1440"/>
        </w:tabs>
        <w:spacing w:line="276" w:lineRule="auto"/>
        <w:ind w:left="1200"/>
        <w:rPr>
          <w:color w:val="auto"/>
          <w:sz w:val="20"/>
          <w:szCs w:val="20"/>
          <w:rPrChange w:id="5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7" w:author="Michael Ciletti" w:date="2016-06-27T19:33:00Z">
          <w:pPr>
            <w:pStyle w:val="EXAMPLE1"/>
            <w:tabs>
              <w:tab w:val="left" w:pos="14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5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5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 reg</w:t>
      </w:r>
      <w:r w:rsidRPr="00E35182">
        <w:rPr>
          <w:rStyle w:val="BOLD"/>
          <w:color w:val="auto"/>
          <w:sz w:val="20"/>
          <w:szCs w:val="20"/>
          <w:rPrChange w:id="6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color w:val="auto"/>
          <w:sz w:val="20"/>
          <w:szCs w:val="20"/>
          <w:rPrChange w:id="6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set_E, clr_E, set_F, clr_A_F, incr_A;</w:t>
      </w:r>
    </w:p>
    <w:p w:rsidR="003C358D" w:rsidRPr="00E35182" w:rsidRDefault="003C358D" w:rsidP="003C358D">
      <w:pPr>
        <w:pStyle w:val="EXAMPLE1"/>
        <w:tabs>
          <w:tab w:val="left" w:pos="1440"/>
        </w:tabs>
        <w:spacing w:line="276" w:lineRule="auto"/>
        <w:ind w:left="1200"/>
        <w:rPr>
          <w:color w:val="auto"/>
          <w:sz w:val="20"/>
          <w:szCs w:val="20"/>
          <w:rPrChange w:id="6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3" w:author="Michael Ciletti" w:date="2016-06-27T19:33:00Z">
          <w:pPr>
            <w:pStyle w:val="EXAMPLE1"/>
            <w:tabs>
              <w:tab w:val="left" w:pos="14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65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6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A2, A3, clock, reset_b;</w:t>
      </w:r>
    </w:p>
    <w:p w:rsidR="003C358D" w:rsidRPr="00E35182" w:rsidRDefault="003C358D" w:rsidP="003C358D">
      <w:pPr>
        <w:pStyle w:val="EXAMPLE1"/>
        <w:tabs>
          <w:tab w:val="left" w:pos="1440"/>
        </w:tabs>
        <w:spacing w:line="276" w:lineRule="auto"/>
        <w:ind w:left="1200"/>
        <w:rPr>
          <w:color w:val="auto"/>
          <w:sz w:val="20"/>
          <w:szCs w:val="20"/>
          <w:rPrChange w:id="6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8" w:author="Michael Ciletti" w:date="2016-06-27T19:33:00Z">
          <w:pPr>
            <w:pStyle w:val="EXAMPLE1"/>
            <w:tabs>
              <w:tab w:val="left" w:pos="14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7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7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[1: 0] </w:t>
      </w:r>
      <w:r w:rsidRPr="00E35182">
        <w:rPr>
          <w:color w:val="auto"/>
          <w:sz w:val="20"/>
          <w:szCs w:val="20"/>
          <w:rPrChange w:id="7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state, next_state;</w:t>
      </w:r>
    </w:p>
    <w:p w:rsidR="003C358D" w:rsidRPr="00E35182" w:rsidRDefault="003C358D" w:rsidP="003C358D">
      <w:pPr>
        <w:pStyle w:val="EXAMPLE1"/>
        <w:tabs>
          <w:tab w:val="left" w:pos="1440"/>
        </w:tabs>
        <w:spacing w:line="276" w:lineRule="auto"/>
        <w:ind w:left="1200"/>
        <w:rPr>
          <w:color w:val="auto"/>
          <w:sz w:val="20"/>
          <w:szCs w:val="20"/>
          <w:rPrChange w:id="7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4" w:author="Michael Ciletti" w:date="2016-06-27T19:33:00Z">
          <w:pPr>
            <w:pStyle w:val="EXAMPLE1"/>
            <w:tabs>
              <w:tab w:val="left" w:pos="14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7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7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E35182">
        <w:rPr>
          <w:color w:val="auto"/>
          <w:sz w:val="20"/>
          <w:szCs w:val="20"/>
          <w:rPrChange w:id="7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7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S_idle = 2'b00, S_1 = 2'b01, S_2 = 2'b11;</w:t>
      </w:r>
      <w:r w:rsidRPr="00E35182">
        <w:rPr>
          <w:color w:val="auto"/>
          <w:sz w:val="20"/>
          <w:szCs w:val="20"/>
          <w:rPrChange w:id="7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State codes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8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1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8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83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8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85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@ </w:t>
      </w:r>
      <w:r w:rsidRPr="00E35182">
        <w:rPr>
          <w:rStyle w:val="BOLD"/>
          <w:b w:val="0"/>
          <w:bCs w:val="0"/>
          <w:color w:val="auto"/>
          <w:sz w:val="20"/>
          <w:szCs w:val="20"/>
          <w:rPrChange w:id="86" w:author="Michael Ciletti" w:date="2016-06-24T13:39:00Z">
            <w:rPr>
              <w:rStyle w:val="BOLD"/>
              <w:rFonts w:ascii="Times New Roman" w:hAnsi="Times New Roman" w:cs="Times New Roman"/>
              <w:b w:val="0"/>
              <w:bCs w:val="0"/>
              <w:color w:val="auto"/>
              <w:sz w:val="24"/>
            </w:rPr>
          </w:rPrChange>
        </w:rPr>
        <w:t>(</w:t>
      </w:r>
      <w:r w:rsidRPr="00E35182">
        <w:rPr>
          <w:rStyle w:val="BOLD"/>
          <w:color w:val="auto"/>
          <w:sz w:val="20"/>
          <w:szCs w:val="20"/>
          <w:rPrChange w:id="87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posedge </w:t>
      </w:r>
      <w:r w:rsidRPr="00E35182">
        <w:rPr>
          <w:rStyle w:val="BOLD"/>
          <w:b w:val="0"/>
          <w:bCs w:val="0"/>
          <w:color w:val="auto"/>
          <w:sz w:val="20"/>
          <w:szCs w:val="20"/>
          <w:rPrChange w:id="88" w:author="Michael Ciletti" w:date="2016-06-24T13:39:00Z">
            <w:rPr>
              <w:rStyle w:val="BOLD"/>
              <w:rFonts w:ascii="Times New Roman" w:hAnsi="Times New Roman" w:cs="Times New Roman"/>
              <w:b w:val="0"/>
              <w:bCs w:val="0"/>
              <w:color w:val="auto"/>
              <w:sz w:val="24"/>
            </w:rPr>
          </w:rPrChange>
        </w:rPr>
        <w:t>clock,</w:t>
      </w:r>
      <w:r w:rsidRPr="00E35182">
        <w:rPr>
          <w:rStyle w:val="BOLD"/>
          <w:color w:val="auto"/>
          <w:sz w:val="20"/>
          <w:szCs w:val="20"/>
          <w:rPrChange w:id="8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 negedge </w:t>
      </w:r>
      <w:r w:rsidRPr="00E35182">
        <w:rPr>
          <w:rStyle w:val="BOLD"/>
          <w:b w:val="0"/>
          <w:bCs w:val="0"/>
          <w:color w:val="auto"/>
          <w:sz w:val="20"/>
          <w:szCs w:val="20"/>
          <w:rPrChange w:id="90" w:author="Michael Ciletti" w:date="2016-06-24T13:39:00Z">
            <w:rPr>
              <w:rStyle w:val="BOLD"/>
              <w:rFonts w:ascii="Times New Roman" w:hAnsi="Times New Roman" w:cs="Times New Roman"/>
              <w:b w:val="0"/>
              <w:bCs w:val="0"/>
              <w:color w:val="auto"/>
              <w:sz w:val="24"/>
            </w:rPr>
          </w:rPrChange>
        </w:rPr>
        <w:t>reset_b)</w:t>
      </w:r>
      <w:r w:rsidRPr="00E35182">
        <w:rPr>
          <w:color w:val="auto"/>
          <w:sz w:val="20"/>
          <w:szCs w:val="20"/>
          <w:rPrChange w:id="9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State transitions (edge sensitive)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9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3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95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9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(reset_b == 0) state &lt;= S_idle;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9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8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0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E35182">
        <w:rPr>
          <w:color w:val="auto"/>
          <w:sz w:val="20"/>
          <w:szCs w:val="20"/>
          <w:rPrChange w:id="10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next_state;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0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3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Code next-state logic directly from ASMD chart (Fig. 8.9d)</w:t>
      </w:r>
    </w:p>
    <w:p w:rsidR="003C358D" w:rsidRPr="00E35182" w:rsidRDefault="003C358D" w:rsidP="003C358D">
      <w:pPr>
        <w:pStyle w:val="EXAMPLE1"/>
        <w:tabs>
          <w:tab w:val="left" w:pos="5012"/>
        </w:tabs>
        <w:spacing w:line="276" w:lineRule="auto"/>
        <w:ind w:left="1200"/>
        <w:rPr>
          <w:color w:val="auto"/>
          <w:sz w:val="20"/>
          <w:szCs w:val="20"/>
          <w:rPrChange w:id="10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6" w:author="Michael Ciletti" w:date="2016-06-27T19:33:00Z">
          <w:pPr>
            <w:pStyle w:val="EXAMPLE1"/>
            <w:tabs>
              <w:tab w:val="left" w:pos="5012"/>
            </w:tabs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107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always @ </w:t>
      </w:r>
      <w:r w:rsidRPr="00E35182">
        <w:rPr>
          <w:rStyle w:val="BOLD"/>
          <w:b w:val="0"/>
          <w:bCs w:val="0"/>
          <w:color w:val="auto"/>
          <w:sz w:val="20"/>
          <w:szCs w:val="20"/>
          <w:rPrChange w:id="108" w:author="Michael Ciletti" w:date="2016-06-24T13:39:00Z">
            <w:rPr>
              <w:rStyle w:val="BOLD"/>
              <w:rFonts w:ascii="Times New Roman" w:hAnsi="Times New Roman" w:cs="Times New Roman"/>
              <w:b w:val="0"/>
              <w:bCs w:val="0"/>
              <w:color w:val="auto"/>
              <w:sz w:val="24"/>
            </w:rPr>
          </w:rPrChange>
        </w:rPr>
        <w:t>(state, Start, A2, A3)</w:t>
      </w:r>
      <w:r w:rsidRPr="00E35182">
        <w:rPr>
          <w:rStyle w:val="BOLD"/>
          <w:color w:val="auto"/>
          <w:sz w:val="20"/>
          <w:szCs w:val="20"/>
          <w:rPrChange w:id="10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 begin</w:t>
      </w:r>
      <w:r w:rsidRPr="00E35182">
        <w:rPr>
          <w:rStyle w:val="BOLD"/>
          <w:color w:val="auto"/>
          <w:sz w:val="20"/>
          <w:szCs w:val="20"/>
          <w:rPrChange w:id="11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color w:val="auto"/>
          <w:sz w:val="20"/>
          <w:szCs w:val="20"/>
          <w:rPrChange w:id="11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Next-state logic (level sensitive)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1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3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1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next_state = S_idle;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11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7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1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E35182">
        <w:rPr>
          <w:color w:val="auto"/>
          <w:sz w:val="20"/>
          <w:szCs w:val="20"/>
          <w:rPrChange w:id="12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(state)</w:t>
      </w:r>
    </w:p>
    <w:p w:rsidR="003C358D" w:rsidRPr="00E35182" w:rsidRDefault="003C358D" w:rsidP="003C358D">
      <w:pPr>
        <w:pStyle w:val="EXAMPLE1"/>
        <w:tabs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12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2" w:author="Michael Ciletti" w:date="2016-06-27T19:33:00Z">
          <w:pPr>
            <w:pStyle w:val="EXAMPLE1"/>
            <w:tabs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2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2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S_idle:</w:t>
      </w:r>
      <w:r w:rsidRPr="00E35182">
        <w:rPr>
          <w:color w:val="auto"/>
          <w:sz w:val="20"/>
          <w:szCs w:val="20"/>
          <w:rPrChange w:id="12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127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12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(Start) next_state = S_1; </w:t>
      </w:r>
      <w:r w:rsidRPr="00E35182">
        <w:rPr>
          <w:rStyle w:val="BOLD"/>
          <w:color w:val="auto"/>
          <w:sz w:val="20"/>
          <w:szCs w:val="20"/>
          <w:rPrChange w:id="12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E35182">
        <w:rPr>
          <w:color w:val="auto"/>
          <w:sz w:val="20"/>
          <w:szCs w:val="20"/>
          <w:rPrChange w:id="13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next_state = S_idle;</w:t>
      </w:r>
    </w:p>
    <w:p w:rsidR="003C358D" w:rsidRPr="00E35182" w:rsidRDefault="003C358D" w:rsidP="003C358D">
      <w:pPr>
        <w:pStyle w:val="EXAMPLE1"/>
        <w:tabs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13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2" w:author="Michael Ciletti" w:date="2016-06-27T19:33:00Z">
          <w:pPr>
            <w:pStyle w:val="EXAMPLE1"/>
            <w:tabs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3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3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3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S_1: </w:t>
      </w:r>
      <w:r w:rsidRPr="00E35182">
        <w:rPr>
          <w:color w:val="auto"/>
          <w:sz w:val="20"/>
          <w:szCs w:val="20"/>
          <w:rPrChange w:id="13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137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13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(A2 &amp; A3) next_state = S_2; </w:t>
      </w:r>
      <w:r w:rsidRPr="00E35182">
        <w:rPr>
          <w:rStyle w:val="BOLD"/>
          <w:color w:val="auto"/>
          <w:sz w:val="20"/>
          <w:szCs w:val="20"/>
          <w:rPrChange w:id="13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E35182">
        <w:rPr>
          <w:color w:val="auto"/>
          <w:sz w:val="20"/>
          <w:szCs w:val="20"/>
          <w:rPrChange w:id="14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next_state = S_1;</w:t>
      </w:r>
    </w:p>
    <w:p w:rsidR="003C358D" w:rsidRPr="00E35182" w:rsidRDefault="003C358D" w:rsidP="003C358D">
      <w:pPr>
        <w:pStyle w:val="EXAMPLE1"/>
        <w:tabs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14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2" w:author="Michael Ciletti" w:date="2016-06-27T19:33:00Z">
          <w:pPr>
            <w:pStyle w:val="EXAMPLE1"/>
            <w:tabs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4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4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S_2: </w:t>
      </w:r>
      <w:r w:rsidRPr="00E35182">
        <w:rPr>
          <w:color w:val="auto"/>
          <w:sz w:val="20"/>
          <w:szCs w:val="20"/>
          <w:rPrChange w:id="14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next_state = S_idle;</w:t>
      </w:r>
    </w:p>
    <w:p w:rsidR="003C358D" w:rsidRPr="00E35182" w:rsidRDefault="003C358D" w:rsidP="003C358D">
      <w:pPr>
        <w:pStyle w:val="EXAMPLE1"/>
        <w:tabs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14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8" w:author="Michael Ciletti" w:date="2016-06-27T19:33:00Z">
          <w:pPr>
            <w:pStyle w:val="EXAMPLE1"/>
            <w:tabs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5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51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default</w:t>
      </w:r>
      <w:r w:rsidRPr="00E35182">
        <w:rPr>
          <w:color w:val="auto"/>
          <w:sz w:val="20"/>
          <w:szCs w:val="20"/>
          <w:rPrChange w:id="15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:</w:t>
      </w:r>
      <w:r w:rsidRPr="00E35182">
        <w:rPr>
          <w:color w:val="auto"/>
          <w:sz w:val="20"/>
          <w:szCs w:val="20"/>
          <w:rPrChange w:id="15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next_state = S_idle;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15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5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57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15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9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16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6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2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6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Code output logic directly from ASMD chart (Fig. 8.9d)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16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5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16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16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168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@ </w:t>
      </w:r>
      <w:r w:rsidRPr="00E35182">
        <w:rPr>
          <w:rStyle w:val="BOLD"/>
          <w:b w:val="0"/>
          <w:bCs w:val="0"/>
          <w:color w:val="auto"/>
          <w:sz w:val="20"/>
          <w:szCs w:val="20"/>
          <w:rPrChange w:id="169" w:author="Michael Ciletti" w:date="2016-06-24T13:39:00Z">
            <w:rPr>
              <w:rStyle w:val="BOLD"/>
              <w:rFonts w:ascii="Times New Roman" w:hAnsi="Times New Roman" w:cs="Times New Roman"/>
              <w:b w:val="0"/>
              <w:bCs w:val="0"/>
              <w:color w:val="auto"/>
              <w:sz w:val="24"/>
            </w:rPr>
          </w:rPrChange>
        </w:rPr>
        <w:t>(state, Start, A2)</w:t>
      </w:r>
      <w:r w:rsidRPr="00E35182">
        <w:rPr>
          <w:rStyle w:val="BOLD"/>
          <w:color w:val="auto"/>
          <w:sz w:val="20"/>
          <w:szCs w:val="20"/>
          <w:rPrChange w:id="17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 begin</w:t>
      </w:r>
    </w:p>
    <w:p w:rsidR="003C358D" w:rsidRPr="00E35182" w:rsidRDefault="003C358D" w:rsidP="003C358D">
      <w:pPr>
        <w:pStyle w:val="EXAMPLE"/>
        <w:tabs>
          <w:tab w:val="left" w:pos="1380"/>
        </w:tabs>
        <w:spacing w:line="276" w:lineRule="auto"/>
        <w:ind w:left="1200"/>
        <w:rPr>
          <w:color w:val="auto"/>
          <w:sz w:val="20"/>
          <w:szCs w:val="20"/>
          <w:rPrChange w:id="17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2" w:author="Michael Ciletti" w:date="2016-06-27T19:33:00Z">
          <w:pPr>
            <w:pStyle w:val="EXAMPLE"/>
            <w:tabs>
              <w:tab w:val="left" w:pos="13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7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7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set_E</w:t>
      </w:r>
      <w:r w:rsidRPr="00E35182">
        <w:rPr>
          <w:color w:val="auto"/>
          <w:sz w:val="20"/>
          <w:szCs w:val="20"/>
          <w:rPrChange w:id="17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7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  =</w:t>
      </w:r>
      <w:r w:rsidRPr="00E35182">
        <w:rPr>
          <w:color w:val="auto"/>
          <w:sz w:val="20"/>
          <w:szCs w:val="20"/>
          <w:rPrChange w:id="17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7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0;</w:t>
      </w:r>
      <w:r w:rsidRPr="00E35182">
        <w:rPr>
          <w:color w:val="auto"/>
          <w:sz w:val="20"/>
          <w:szCs w:val="20"/>
          <w:rPrChange w:id="17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default assignments; assign by exception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8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1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8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8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clr_E</w:t>
      </w:r>
      <w:r w:rsidRPr="00E35182">
        <w:rPr>
          <w:color w:val="auto"/>
          <w:sz w:val="20"/>
          <w:szCs w:val="20"/>
          <w:rPrChange w:id="18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8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8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=</w:t>
      </w:r>
      <w:r w:rsidRPr="00E35182">
        <w:rPr>
          <w:color w:val="auto"/>
          <w:sz w:val="20"/>
          <w:szCs w:val="20"/>
          <w:rPrChange w:id="18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8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0;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8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0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9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9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set_F</w:t>
      </w:r>
      <w:r w:rsidRPr="00E35182">
        <w:rPr>
          <w:color w:val="auto"/>
          <w:sz w:val="20"/>
          <w:szCs w:val="20"/>
          <w:rPrChange w:id="19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19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  =</w:t>
      </w:r>
      <w:r w:rsidRPr="00E35182">
        <w:rPr>
          <w:color w:val="auto"/>
          <w:sz w:val="20"/>
          <w:szCs w:val="20"/>
          <w:rPrChange w:id="19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9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0;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19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8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9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0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clr_A_F =</w:t>
      </w:r>
      <w:r w:rsidRPr="00E35182">
        <w:rPr>
          <w:color w:val="auto"/>
          <w:sz w:val="20"/>
          <w:szCs w:val="20"/>
          <w:rPrChange w:id="20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0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0;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20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4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0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0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incr_A</w:t>
      </w:r>
      <w:r w:rsidRPr="00E35182">
        <w:rPr>
          <w:color w:val="auto"/>
          <w:sz w:val="20"/>
          <w:szCs w:val="20"/>
          <w:rPrChange w:id="20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0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=</w:t>
      </w:r>
      <w:r w:rsidRPr="00E35182">
        <w:rPr>
          <w:color w:val="auto"/>
          <w:sz w:val="20"/>
          <w:szCs w:val="20"/>
          <w:rPrChange w:id="20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1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0;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21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2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1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14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E35182">
        <w:rPr>
          <w:color w:val="auto"/>
          <w:sz w:val="20"/>
          <w:szCs w:val="20"/>
          <w:rPrChange w:id="21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(state)</w:t>
      </w:r>
    </w:p>
    <w:p w:rsidR="003C358D" w:rsidRPr="00E35182" w:rsidRDefault="003C358D" w:rsidP="003C358D">
      <w:pPr>
        <w:pStyle w:val="EXAMPLE"/>
        <w:tabs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21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7" w:author="Michael Ciletti" w:date="2016-06-27T19:33:00Z">
          <w:pPr>
            <w:pStyle w:val="EXAMPLE"/>
            <w:tabs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1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1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S_idle: </w:t>
      </w:r>
      <w:r w:rsidRPr="00E35182">
        <w:rPr>
          <w:color w:val="auto"/>
          <w:sz w:val="20"/>
          <w:szCs w:val="20"/>
          <w:rPrChange w:id="22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221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2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(Start) clr_A_F = 1;</w:t>
      </w:r>
    </w:p>
    <w:p w:rsidR="003C358D" w:rsidRPr="00E35182" w:rsidRDefault="003C358D" w:rsidP="003C358D">
      <w:pPr>
        <w:pStyle w:val="EXAMPLE"/>
        <w:tabs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22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4" w:author="Michael Ciletti" w:date="2016-06-27T19:33:00Z">
          <w:pPr>
            <w:pStyle w:val="EXAMPLE"/>
            <w:tabs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2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2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S_1: </w:t>
      </w:r>
      <w:r w:rsidRPr="00E35182">
        <w:rPr>
          <w:color w:val="auto"/>
          <w:sz w:val="20"/>
          <w:szCs w:val="20"/>
          <w:rPrChange w:id="22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228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E35182">
        <w:rPr>
          <w:color w:val="auto"/>
          <w:sz w:val="20"/>
          <w:szCs w:val="20"/>
          <w:rPrChange w:id="22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incr_A = 1; </w:t>
      </w:r>
      <w:r w:rsidRPr="00E35182">
        <w:rPr>
          <w:rStyle w:val="BOLD"/>
          <w:color w:val="auto"/>
          <w:sz w:val="20"/>
          <w:szCs w:val="20"/>
          <w:rPrChange w:id="23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3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(A2) set_E = 1; </w:t>
      </w:r>
      <w:r w:rsidRPr="00E35182">
        <w:rPr>
          <w:rStyle w:val="BOLD"/>
          <w:color w:val="auto"/>
          <w:sz w:val="20"/>
          <w:szCs w:val="20"/>
          <w:rPrChange w:id="232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else </w:t>
      </w:r>
      <w:r w:rsidRPr="00CE1788">
        <w:rPr>
          <w:rStyle w:val="BOLD"/>
          <w:b w:val="0"/>
          <w:color w:val="auto"/>
          <w:sz w:val="20"/>
          <w:szCs w:val="20"/>
          <w:rPrChange w:id="233" w:author="Michael Ciletti" w:date="2016-06-27T20:04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clr</w:t>
      </w:r>
      <w:r w:rsidRPr="00CE1788">
        <w:rPr>
          <w:color w:val="auto"/>
          <w:sz w:val="20"/>
          <w:szCs w:val="20"/>
          <w:rPrChange w:id="234" w:author="Michael Ciletti" w:date="2016-06-27T20:04:00Z">
            <w:rPr>
              <w:rFonts w:ascii="Times New Roman" w:hAnsi="Times New Roman" w:cs="Times New Roman"/>
              <w:color w:val="auto"/>
              <w:sz w:val="24"/>
            </w:rPr>
          </w:rPrChange>
        </w:rPr>
        <w:t>_</w:t>
      </w:r>
      <w:r w:rsidRPr="00E35182">
        <w:rPr>
          <w:color w:val="auto"/>
          <w:sz w:val="20"/>
          <w:szCs w:val="20"/>
          <w:rPrChange w:id="23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E = 1; </w:t>
      </w:r>
      <w:r w:rsidRPr="00E35182">
        <w:rPr>
          <w:rStyle w:val="BOLD"/>
          <w:color w:val="auto"/>
          <w:sz w:val="20"/>
          <w:szCs w:val="20"/>
          <w:rPrChange w:id="23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3C358D" w:rsidRPr="00E35182" w:rsidRDefault="003C358D" w:rsidP="003C358D">
      <w:pPr>
        <w:pStyle w:val="EXAMPLE"/>
        <w:tabs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23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8" w:author="Michael Ciletti" w:date="2016-06-27T19:33:00Z">
          <w:pPr>
            <w:pStyle w:val="EXAMPLE"/>
            <w:tabs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3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24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S_2: </w:t>
      </w:r>
      <w:r w:rsidRPr="00E35182">
        <w:rPr>
          <w:color w:val="auto"/>
          <w:sz w:val="20"/>
          <w:szCs w:val="20"/>
          <w:rPrChange w:id="24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set_F = 1;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24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3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4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45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24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7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48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3C358D" w:rsidRDefault="003C358D" w:rsidP="003C358D">
      <w:pPr>
        <w:pStyle w:val="EXAMPLE1"/>
        <w:spacing w:line="276" w:lineRule="auto"/>
        <w:ind w:left="1200"/>
        <w:rPr>
          <w:ins w:id="249" w:author="Michael Ciletti" w:date="2016-06-27T19:39:00Z"/>
          <w:rStyle w:val="BOLD"/>
          <w:color w:val="auto"/>
          <w:sz w:val="20"/>
          <w:szCs w:val="20"/>
        </w:rPr>
        <w:pPrChange w:id="250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51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3C358D" w:rsidRPr="00B82E54" w:rsidRDefault="003C358D" w:rsidP="003C358D">
      <w:pPr>
        <w:pStyle w:val="BasicParagraph"/>
        <w:rPr>
          <w:rPrChange w:id="252" w:author="Michael Ciletti" w:date="2016-06-27T19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3" w:author="Michael Ciletti" w:date="2016-06-27T19:39:00Z">
          <w:pPr>
            <w:pStyle w:val="EXAMPLE1"/>
            <w:spacing w:line="480" w:lineRule="auto"/>
          </w:pPr>
        </w:pPrChange>
      </w:pP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25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5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5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module</w:t>
      </w:r>
      <w:r w:rsidRPr="00E35182">
        <w:rPr>
          <w:color w:val="auto"/>
          <w:sz w:val="20"/>
          <w:szCs w:val="20"/>
          <w:rPrChange w:id="25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Datapath_RTL (A, E, F, set_E, clr_E, set_F, clr_A_F, incr_A, clock);</w:t>
      </w:r>
    </w:p>
    <w:p w:rsidR="003C358D" w:rsidRPr="00E35182" w:rsidRDefault="003C358D" w:rsidP="003C358D">
      <w:pPr>
        <w:pStyle w:val="EXAMPLE1"/>
        <w:tabs>
          <w:tab w:val="left" w:pos="1480"/>
          <w:tab w:val="left" w:pos="4220"/>
        </w:tabs>
        <w:spacing w:line="276" w:lineRule="auto"/>
        <w:ind w:left="1200"/>
        <w:rPr>
          <w:color w:val="auto"/>
          <w:sz w:val="20"/>
          <w:szCs w:val="20"/>
          <w:rPrChange w:id="25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9" w:author="Michael Ciletti" w:date="2016-06-27T19:33:00Z">
          <w:pPr>
            <w:pStyle w:val="EXAMPLE1"/>
            <w:tabs>
              <w:tab w:val="left" w:pos="1480"/>
              <w:tab w:val="left" w:pos="42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1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6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263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26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A;</w:t>
      </w:r>
      <w:r w:rsidRPr="00E35182">
        <w:rPr>
          <w:color w:val="auto"/>
          <w:sz w:val="20"/>
          <w:szCs w:val="20"/>
          <w:rPrChange w:id="26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register for counter</w:t>
      </w:r>
    </w:p>
    <w:p w:rsidR="003C358D" w:rsidRPr="00E35182" w:rsidRDefault="003C358D" w:rsidP="003C358D">
      <w:pPr>
        <w:pStyle w:val="EXAMPLE1"/>
        <w:tabs>
          <w:tab w:val="left" w:pos="1820"/>
          <w:tab w:val="left" w:pos="4220"/>
        </w:tabs>
        <w:spacing w:line="276" w:lineRule="auto"/>
        <w:ind w:left="1200"/>
        <w:rPr>
          <w:color w:val="auto"/>
          <w:sz w:val="20"/>
          <w:szCs w:val="20"/>
          <w:rPrChange w:id="26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7" w:author="Michael Ciletti" w:date="2016-06-27T19:33:00Z">
          <w:pPr>
            <w:pStyle w:val="EXAMPLE1"/>
            <w:tabs>
              <w:tab w:val="left" w:pos="1820"/>
              <w:tab w:val="left" w:pos="42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9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 reg</w:t>
      </w:r>
      <w:r w:rsidRPr="00E35182">
        <w:rPr>
          <w:color w:val="auto"/>
          <w:sz w:val="20"/>
          <w:szCs w:val="20"/>
          <w:rPrChange w:id="27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7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E, F;</w:t>
      </w:r>
      <w:r w:rsidRPr="00E35182">
        <w:rPr>
          <w:color w:val="auto"/>
          <w:sz w:val="20"/>
          <w:szCs w:val="20"/>
          <w:rPrChange w:id="27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flags</w:t>
      </w:r>
    </w:p>
    <w:p w:rsidR="003C358D" w:rsidRPr="00E35182" w:rsidRDefault="003C358D" w:rsidP="003C358D">
      <w:pPr>
        <w:pStyle w:val="EXAMPLE1"/>
        <w:tabs>
          <w:tab w:val="left" w:pos="1820"/>
        </w:tabs>
        <w:spacing w:line="276" w:lineRule="auto"/>
        <w:ind w:left="1200"/>
        <w:rPr>
          <w:color w:val="auto"/>
          <w:sz w:val="20"/>
          <w:szCs w:val="20"/>
          <w:rPrChange w:id="27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4" w:author="Michael Ciletti" w:date="2016-06-27T19:33:00Z">
          <w:pPr>
            <w:pStyle w:val="EXAMPLE1"/>
            <w:tabs>
              <w:tab w:val="left" w:pos="18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7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7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27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7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set_E, clr_E, set_F, clr_A_F, incr_A, clock;</w:t>
      </w:r>
    </w:p>
    <w:p w:rsidR="003C358D" w:rsidRPr="00E35182" w:rsidRDefault="003C358D" w:rsidP="003C358D">
      <w:pPr>
        <w:pStyle w:val="EXAMPLE"/>
        <w:spacing w:line="276" w:lineRule="auto"/>
        <w:ind w:left="1200"/>
        <w:rPr>
          <w:color w:val="auto"/>
          <w:sz w:val="20"/>
          <w:szCs w:val="20"/>
          <w:rPrChange w:id="27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0" w:author="Michael Ciletti" w:date="2016-06-27T19:33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8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8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// Code register transfer operations directly from ASMD chart (Fig. 8.9(d))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28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4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8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8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always @ </w:t>
      </w:r>
      <w:r w:rsidRPr="00E35182">
        <w:rPr>
          <w:rStyle w:val="BOLD"/>
          <w:b w:val="0"/>
          <w:bCs w:val="0"/>
          <w:color w:val="auto"/>
          <w:sz w:val="20"/>
          <w:szCs w:val="20"/>
          <w:rPrChange w:id="287" w:author="Michael Ciletti" w:date="2016-06-24T13:39:00Z">
            <w:rPr>
              <w:rStyle w:val="BOLD"/>
              <w:rFonts w:ascii="Times New Roman" w:hAnsi="Times New Roman" w:cs="Times New Roman"/>
              <w:b w:val="0"/>
              <w:bCs w:val="0"/>
              <w:color w:val="auto"/>
              <w:sz w:val="24"/>
            </w:rPr>
          </w:rPrChange>
        </w:rPr>
        <w:t>(</w:t>
      </w:r>
      <w:r w:rsidRPr="00E35182">
        <w:rPr>
          <w:rStyle w:val="BOLD"/>
          <w:color w:val="auto"/>
          <w:sz w:val="20"/>
          <w:szCs w:val="20"/>
          <w:rPrChange w:id="288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posedge </w:t>
      </w:r>
      <w:r w:rsidRPr="00E35182">
        <w:rPr>
          <w:rStyle w:val="BOLD"/>
          <w:b w:val="0"/>
          <w:bCs w:val="0"/>
          <w:color w:val="auto"/>
          <w:sz w:val="20"/>
          <w:szCs w:val="20"/>
          <w:rPrChange w:id="289" w:author="Michael Ciletti" w:date="2016-06-24T13:39:00Z">
            <w:rPr>
              <w:rStyle w:val="BOLD"/>
              <w:rFonts w:ascii="Times New Roman" w:hAnsi="Times New Roman" w:cs="Times New Roman"/>
              <w:b w:val="0"/>
              <w:bCs w:val="0"/>
              <w:color w:val="auto"/>
              <w:sz w:val="24"/>
            </w:rPr>
          </w:rPrChange>
        </w:rPr>
        <w:t>clock)</w:t>
      </w:r>
      <w:r w:rsidRPr="00E35182">
        <w:rPr>
          <w:rStyle w:val="BOLD"/>
          <w:color w:val="auto"/>
          <w:sz w:val="20"/>
          <w:szCs w:val="20"/>
          <w:rPrChange w:id="29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 xml:space="preserve"> begin</w:t>
      </w:r>
    </w:p>
    <w:p w:rsidR="003C358D" w:rsidRPr="00E35182" w:rsidRDefault="003C358D" w:rsidP="003C358D">
      <w:pPr>
        <w:pStyle w:val="EXAMPLE1"/>
        <w:tabs>
          <w:tab w:val="left" w:pos="4220"/>
        </w:tabs>
        <w:spacing w:line="276" w:lineRule="auto"/>
        <w:ind w:left="1200"/>
        <w:rPr>
          <w:color w:val="auto"/>
          <w:sz w:val="20"/>
          <w:szCs w:val="20"/>
          <w:rPrChange w:id="29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2" w:author="Michael Ciletti" w:date="2016-06-27T19:33:00Z">
          <w:pPr>
            <w:pStyle w:val="EXAMPLE1"/>
            <w:tabs>
              <w:tab w:val="left" w:pos="42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9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94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9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(set_E) </w:t>
      </w:r>
      <w:r w:rsidRPr="00E35182">
        <w:rPr>
          <w:color w:val="auto"/>
          <w:sz w:val="20"/>
          <w:szCs w:val="20"/>
          <w:rPrChange w:id="29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 &lt;= 1;</w:t>
      </w:r>
    </w:p>
    <w:p w:rsidR="003C358D" w:rsidRPr="00E35182" w:rsidRDefault="003C358D" w:rsidP="003C358D">
      <w:pPr>
        <w:pStyle w:val="EXAMPLE1"/>
        <w:tabs>
          <w:tab w:val="left" w:pos="4220"/>
        </w:tabs>
        <w:spacing w:line="276" w:lineRule="auto"/>
        <w:ind w:left="1200"/>
        <w:rPr>
          <w:color w:val="auto"/>
          <w:sz w:val="20"/>
          <w:szCs w:val="20"/>
          <w:rPrChange w:id="29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8" w:author="Michael Ciletti" w:date="2016-06-27T19:33:00Z">
          <w:pPr>
            <w:pStyle w:val="EXAMPLE1"/>
            <w:tabs>
              <w:tab w:val="left" w:pos="42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9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30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30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(clr_E) </w:t>
      </w:r>
      <w:r w:rsidRPr="00E35182">
        <w:rPr>
          <w:color w:val="auto"/>
          <w:sz w:val="20"/>
          <w:szCs w:val="20"/>
          <w:rPrChange w:id="30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 &lt;= 0;</w:t>
      </w:r>
    </w:p>
    <w:p w:rsidR="003C358D" w:rsidRPr="00E35182" w:rsidRDefault="003C358D" w:rsidP="003C358D">
      <w:pPr>
        <w:pStyle w:val="EXAMPLE1"/>
        <w:tabs>
          <w:tab w:val="left" w:pos="4220"/>
        </w:tabs>
        <w:spacing w:line="276" w:lineRule="auto"/>
        <w:ind w:left="1200"/>
        <w:rPr>
          <w:color w:val="auto"/>
          <w:sz w:val="20"/>
          <w:szCs w:val="20"/>
          <w:rPrChange w:id="30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4" w:author="Michael Ciletti" w:date="2016-06-27T19:33:00Z">
          <w:pPr>
            <w:pStyle w:val="EXAMPLE1"/>
            <w:tabs>
              <w:tab w:val="left" w:pos="42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5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306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307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(set_F) </w:t>
      </w:r>
      <w:r w:rsidRPr="00E35182">
        <w:rPr>
          <w:color w:val="auto"/>
          <w:sz w:val="20"/>
          <w:szCs w:val="20"/>
          <w:rPrChange w:id="30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F &lt;= 1;</w:t>
      </w:r>
    </w:p>
    <w:p w:rsidR="003C358D" w:rsidRPr="00E35182" w:rsidRDefault="003C358D" w:rsidP="003C358D">
      <w:pPr>
        <w:pStyle w:val="EXAMPLE1"/>
        <w:tabs>
          <w:tab w:val="left" w:pos="4220"/>
        </w:tabs>
        <w:spacing w:line="276" w:lineRule="auto"/>
        <w:ind w:left="1200"/>
        <w:rPr>
          <w:color w:val="auto"/>
          <w:sz w:val="20"/>
          <w:szCs w:val="20"/>
          <w:rPrChange w:id="309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0" w:author="Michael Ciletti" w:date="2016-06-27T19:33:00Z">
          <w:pPr>
            <w:pStyle w:val="EXAMPLE1"/>
            <w:tabs>
              <w:tab w:val="left" w:pos="42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11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312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31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(clr_A_F)</w:t>
      </w:r>
      <w:r w:rsidRPr="00E35182">
        <w:rPr>
          <w:color w:val="auto"/>
          <w:sz w:val="20"/>
          <w:szCs w:val="20"/>
          <w:rPrChange w:id="31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E35182">
        <w:rPr>
          <w:rStyle w:val="BOLD"/>
          <w:color w:val="auto"/>
          <w:sz w:val="20"/>
          <w:szCs w:val="20"/>
          <w:rPrChange w:id="315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E35182">
        <w:rPr>
          <w:color w:val="auto"/>
          <w:sz w:val="20"/>
          <w:szCs w:val="20"/>
          <w:rPrChange w:id="31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A &lt;= 0; F &lt;= 0; </w:t>
      </w:r>
      <w:r w:rsidRPr="00E35182">
        <w:rPr>
          <w:rStyle w:val="BOLD"/>
          <w:color w:val="auto"/>
          <w:sz w:val="20"/>
          <w:szCs w:val="20"/>
          <w:rPrChange w:id="317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3C358D" w:rsidRPr="00E35182" w:rsidRDefault="003C358D" w:rsidP="003C358D">
      <w:pPr>
        <w:pStyle w:val="EXAMPLE1"/>
        <w:tabs>
          <w:tab w:val="left" w:pos="4220"/>
        </w:tabs>
        <w:spacing w:line="276" w:lineRule="auto"/>
        <w:ind w:left="1200"/>
        <w:rPr>
          <w:color w:val="auto"/>
          <w:sz w:val="20"/>
          <w:szCs w:val="20"/>
          <w:rPrChange w:id="318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9" w:author="Michael Ciletti" w:date="2016-06-27T19:33:00Z">
          <w:pPr>
            <w:pStyle w:val="EXAMPLE1"/>
            <w:tabs>
              <w:tab w:val="left" w:pos="42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20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321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322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(incr_A) </w:t>
      </w:r>
      <w:r w:rsidRPr="00E35182">
        <w:rPr>
          <w:color w:val="auto"/>
          <w:sz w:val="20"/>
          <w:szCs w:val="20"/>
          <w:rPrChange w:id="323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 &lt;= A + 1;</w:t>
      </w:r>
    </w:p>
    <w:p w:rsidR="003C358D" w:rsidRPr="00E35182" w:rsidRDefault="003C358D" w:rsidP="003C358D">
      <w:pPr>
        <w:pStyle w:val="EXAMPLE1"/>
        <w:spacing w:line="276" w:lineRule="auto"/>
        <w:ind w:left="1200"/>
        <w:rPr>
          <w:color w:val="auto"/>
          <w:sz w:val="20"/>
          <w:szCs w:val="20"/>
          <w:rPrChange w:id="324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25" w:author="Michael Ciletti" w:date="2016-06-27T19:33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26" w:author="Michael Ciletti" w:date="2016-06-24T13:3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27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3C358D" w:rsidRPr="00E35182" w:rsidRDefault="003C358D" w:rsidP="003C358D">
      <w:pPr>
        <w:pStyle w:val="EXAMPLE1"/>
        <w:pBdr>
          <w:bottom w:val="single" w:sz="4" w:space="1" w:color="auto"/>
        </w:pBdr>
        <w:spacing w:after="240" w:line="276" w:lineRule="auto"/>
        <w:ind w:left="1200"/>
        <w:rPr>
          <w:rStyle w:val="BOLD"/>
          <w:color w:val="auto"/>
          <w:sz w:val="20"/>
          <w:szCs w:val="20"/>
          <w:rPrChange w:id="328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329" w:author="Michael Ciletti" w:date="2016-06-27T19:33:00Z">
          <w:pPr>
            <w:pStyle w:val="EXAMPLE1"/>
            <w:pBdr>
              <w:bottom w:val="single" w:sz="4" w:space="1" w:color="auto"/>
            </w:pBdr>
            <w:spacing w:after="240"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330" w:author="Michael Ciletti" w:date="2016-06-24T13:3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58D"/>
    <w:rsid w:val="003C358D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3C358D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3C358D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3C358D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3C358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5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58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3C358D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3C358D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3C358D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3C358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5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58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1791</Characters>
  <Application>Microsoft Macintosh Word</Application>
  <DocSecurity>0</DocSecurity>
  <Lines>14</Lines>
  <Paragraphs>4</Paragraphs>
  <ScaleCrop>false</ScaleCrop>
  <Company>mdc Images</Company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2017-06-07T03:21:00Z</dcterms:created>
  <dcterms:modified xsi:type="dcterms:W3CDTF">2017-06-07T03:21:00Z</dcterms:modified>
</cp:coreProperties>
</file>