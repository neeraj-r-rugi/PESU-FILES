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// Structural description of a 4-bit universal shift register (see Fig. 6.7)</w:t>
      </w:r>
    </w:p>
    <w:p w:rsidR="001F07FB" w:rsidRPr="00430D8E" w:rsidRDefault="001F07FB" w:rsidP="001F07FB">
      <w:pPr>
        <w:pStyle w:val="EXMprogramlisting"/>
        <w:tabs>
          <w:tab w:val="left" w:pos="1060"/>
          <w:tab w:val="left" w:pos="4788"/>
          <w:tab w:val="left" w:pos="5124"/>
        </w:tabs>
        <w:spacing w:line="276" w:lineRule="auto"/>
        <w:ind w:left="1170"/>
        <w:jc w:val="both"/>
        <w:rPr>
          <w:color w:val="auto"/>
          <w:sz w:val="20"/>
          <w:szCs w:val="20"/>
          <w:rPrChange w:id="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" w:author="Michael Ciletti" w:date="2016-07-22T14:35:00Z">
          <w:pPr>
            <w:pStyle w:val="EXMprogramlisting"/>
            <w:tabs>
              <w:tab w:val="left" w:pos="1060"/>
              <w:tab w:val="left" w:pos="4788"/>
              <w:tab w:val="left" w:pos="5124"/>
            </w:tabs>
            <w:spacing w:line="480" w:lineRule="auto"/>
          </w:pPr>
        </w:pPrChange>
      </w:pPr>
      <w:r w:rsidRPr="00430D8E">
        <w:rPr>
          <w:rStyle w:val="BOLD"/>
          <w:color w:val="auto"/>
          <w:sz w:val="20"/>
          <w:szCs w:val="20"/>
          <w:rPrChange w:id="5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430D8E">
        <w:rPr>
          <w:color w:val="auto"/>
          <w:sz w:val="20"/>
          <w:szCs w:val="20"/>
          <w:rPrChange w:id="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bookmarkStart w:id="7" w:name="_GoBack"/>
      <w:r w:rsidRPr="00430D8E">
        <w:rPr>
          <w:color w:val="auto"/>
          <w:sz w:val="20"/>
          <w:szCs w:val="20"/>
          <w:rPrChange w:id="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Shift_Register_4_str </w:t>
      </w:r>
      <w:bookmarkEnd w:id="7"/>
      <w:r w:rsidRPr="00430D8E">
        <w:rPr>
          <w:color w:val="auto"/>
          <w:sz w:val="20"/>
          <w:szCs w:val="20"/>
          <w:rPrChange w:id="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(</w:t>
      </w:r>
      <w:r w:rsidRPr="00430D8E">
        <w:rPr>
          <w:color w:val="auto"/>
          <w:sz w:val="20"/>
          <w:szCs w:val="20"/>
          <w:rPrChange w:id="1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11" w:author="Michael Ciletti" w:date="2016-06-17T13:52:00Z">
        <w:r>
          <w:rPr>
            <w:color w:val="auto"/>
            <w:sz w:val="20"/>
            <w:szCs w:val="20"/>
          </w:rPr>
          <w:tab/>
        </w:r>
      </w:ins>
      <w:r w:rsidRPr="00430D8E">
        <w:rPr>
          <w:color w:val="auto"/>
          <w:sz w:val="20"/>
          <w:szCs w:val="20"/>
          <w:rPrChange w:id="1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// V2001, 2005</w:t>
      </w:r>
    </w:p>
    <w:p w:rsidR="001F07FB" w:rsidRPr="00430D8E" w:rsidRDefault="001F07FB" w:rsidP="001F07FB">
      <w:pPr>
        <w:pStyle w:val="EXMprogramlisting"/>
        <w:tabs>
          <w:tab w:val="left" w:pos="100"/>
          <w:tab w:val="left" w:pos="1140"/>
          <w:tab w:val="left" w:pos="2790"/>
          <w:tab w:val="left" w:pos="4788"/>
          <w:tab w:val="left" w:pos="5124"/>
        </w:tabs>
        <w:spacing w:line="276" w:lineRule="auto"/>
        <w:ind w:left="1170"/>
        <w:jc w:val="both"/>
        <w:rPr>
          <w:color w:val="auto"/>
          <w:sz w:val="20"/>
          <w:szCs w:val="20"/>
          <w:rPrChange w:id="1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" w:author="Michael Ciletti" w:date="2016-07-22T14:35:00Z">
          <w:pPr>
            <w:pStyle w:val="EXMprogramlisting"/>
            <w:tabs>
              <w:tab w:val="left" w:pos="100"/>
              <w:tab w:val="left" w:pos="1140"/>
              <w:tab w:val="left" w:pos="4788"/>
              <w:tab w:val="left" w:pos="5124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16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430D8E">
        <w:rPr>
          <w:color w:val="auto"/>
          <w:sz w:val="20"/>
          <w:szCs w:val="20"/>
          <w:rPrChange w:id="1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 </w:t>
      </w:r>
      <w:ins w:id="18" w:author="Michael Ciletti" w:date="2016-06-17T13:51:00Z">
        <w:r>
          <w:rPr>
            <w:color w:val="auto"/>
            <w:sz w:val="20"/>
            <w:szCs w:val="20"/>
          </w:rPr>
          <w:tab/>
        </w:r>
      </w:ins>
      <w:r w:rsidRPr="00430D8E">
        <w:rPr>
          <w:color w:val="auto"/>
          <w:sz w:val="20"/>
          <w:szCs w:val="20"/>
          <w:rPrChange w:id="1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A_par,</w:t>
      </w:r>
      <w:r w:rsidRPr="00430D8E">
        <w:rPr>
          <w:color w:val="auto"/>
          <w:sz w:val="20"/>
          <w:szCs w:val="20"/>
          <w:rPrChange w:id="2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</w:t>
      </w:r>
      <w:ins w:id="21" w:author="Michael Ciletti" w:date="2016-06-17T13:52:00Z">
        <w:r>
          <w:rPr>
            <w:color w:val="auto"/>
            <w:sz w:val="20"/>
            <w:szCs w:val="20"/>
          </w:rPr>
          <w:tab/>
        </w:r>
      </w:ins>
      <w:r w:rsidRPr="00430D8E">
        <w:rPr>
          <w:color w:val="auto"/>
          <w:sz w:val="20"/>
          <w:szCs w:val="20"/>
          <w:rPrChange w:id="2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/ Parallel output</w:t>
      </w:r>
    </w:p>
    <w:p w:rsidR="001F07FB" w:rsidRPr="00430D8E" w:rsidRDefault="001F07FB" w:rsidP="001F07FB">
      <w:pPr>
        <w:pStyle w:val="EXMprogramlisting"/>
        <w:tabs>
          <w:tab w:val="left" w:pos="100"/>
          <w:tab w:val="left" w:pos="1140"/>
          <w:tab w:val="left" w:pos="2790"/>
          <w:tab w:val="left" w:pos="4788"/>
          <w:tab w:val="left" w:pos="5124"/>
        </w:tabs>
        <w:spacing w:line="276" w:lineRule="auto"/>
        <w:ind w:left="1170"/>
        <w:jc w:val="both"/>
        <w:rPr>
          <w:color w:val="auto"/>
          <w:sz w:val="20"/>
          <w:szCs w:val="20"/>
          <w:rPrChange w:id="2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" w:author="Michael Ciletti" w:date="2016-07-22T14:35:00Z">
          <w:pPr>
            <w:pStyle w:val="EXMprogramlisting"/>
            <w:tabs>
              <w:tab w:val="left" w:pos="100"/>
              <w:tab w:val="left" w:pos="1140"/>
              <w:tab w:val="left" w:pos="4788"/>
              <w:tab w:val="left" w:pos="5124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26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430D8E">
        <w:rPr>
          <w:color w:val="auto"/>
          <w:sz w:val="20"/>
          <w:szCs w:val="20"/>
          <w:rPrChange w:id="2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 </w:t>
      </w:r>
      <w:ins w:id="28" w:author="Michael Ciletti" w:date="2016-06-17T13:52:00Z">
        <w:r>
          <w:rPr>
            <w:color w:val="auto"/>
            <w:sz w:val="20"/>
            <w:szCs w:val="20"/>
          </w:rPr>
          <w:tab/>
        </w:r>
      </w:ins>
      <w:r w:rsidRPr="00430D8E">
        <w:rPr>
          <w:color w:val="auto"/>
          <w:sz w:val="20"/>
          <w:szCs w:val="20"/>
          <w:rPrChange w:id="2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I_par,</w:t>
      </w:r>
      <w:r w:rsidRPr="00430D8E">
        <w:rPr>
          <w:color w:val="auto"/>
          <w:sz w:val="20"/>
          <w:szCs w:val="20"/>
          <w:rPrChange w:id="3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31" w:author="Michael Ciletti" w:date="2016-06-17T13:51:00Z">
        <w:r>
          <w:rPr>
            <w:color w:val="auto"/>
            <w:sz w:val="20"/>
            <w:szCs w:val="20"/>
          </w:rPr>
          <w:tab/>
        </w:r>
      </w:ins>
      <w:r w:rsidRPr="00430D8E">
        <w:rPr>
          <w:color w:val="auto"/>
          <w:sz w:val="20"/>
          <w:szCs w:val="20"/>
          <w:rPrChange w:id="3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// Parallel input</w:t>
      </w:r>
    </w:p>
    <w:p w:rsidR="001F07FB" w:rsidRPr="00430D8E" w:rsidRDefault="001F07FB" w:rsidP="001F07FB">
      <w:pPr>
        <w:pStyle w:val="EXMprogramlisting"/>
        <w:tabs>
          <w:tab w:val="left" w:pos="100"/>
          <w:tab w:val="left" w:pos="1140"/>
          <w:tab w:val="left" w:pos="2790"/>
          <w:tab w:val="left" w:pos="5124"/>
        </w:tabs>
        <w:spacing w:line="276" w:lineRule="auto"/>
        <w:ind w:left="1170"/>
        <w:jc w:val="both"/>
        <w:rPr>
          <w:color w:val="auto"/>
          <w:sz w:val="20"/>
          <w:szCs w:val="20"/>
          <w:rPrChange w:id="3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4" w:author="Michael Ciletti" w:date="2016-07-22T14:35:00Z">
          <w:pPr>
            <w:pStyle w:val="EXMprogramlisting"/>
            <w:tabs>
              <w:tab w:val="left" w:pos="100"/>
              <w:tab w:val="left" w:pos="1140"/>
              <w:tab w:val="left" w:pos="4788"/>
              <w:tab w:val="left" w:pos="5124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3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36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430D8E">
        <w:rPr>
          <w:color w:val="auto"/>
          <w:sz w:val="20"/>
          <w:szCs w:val="20"/>
          <w:rPrChange w:id="3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s1, s0,</w:t>
      </w:r>
      <w:r w:rsidRPr="00430D8E">
        <w:rPr>
          <w:color w:val="auto"/>
          <w:sz w:val="20"/>
          <w:szCs w:val="20"/>
          <w:rPrChange w:id="3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Mode select</w:t>
      </w:r>
    </w:p>
    <w:p w:rsidR="001F07FB" w:rsidRPr="00430D8E" w:rsidRDefault="001F07FB" w:rsidP="001F07FB">
      <w:pPr>
        <w:pStyle w:val="EXMprogramlisting"/>
        <w:tabs>
          <w:tab w:val="left" w:pos="100"/>
          <w:tab w:val="left" w:pos="1140"/>
          <w:tab w:val="left" w:pos="2790"/>
          <w:tab w:val="left" w:pos="4000"/>
          <w:tab w:val="left" w:pos="4802"/>
          <w:tab w:val="left" w:pos="5124"/>
        </w:tabs>
        <w:spacing w:line="276" w:lineRule="auto"/>
        <w:ind w:left="1170"/>
        <w:jc w:val="both"/>
        <w:rPr>
          <w:color w:val="auto"/>
          <w:sz w:val="20"/>
          <w:szCs w:val="20"/>
          <w:rPrChange w:id="3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" w:author="Michael Ciletti" w:date="2016-07-22T14:35:00Z">
          <w:pPr>
            <w:pStyle w:val="EXMprogramlisting"/>
            <w:tabs>
              <w:tab w:val="left" w:pos="100"/>
              <w:tab w:val="left" w:pos="1140"/>
              <w:tab w:val="left" w:pos="4000"/>
              <w:tab w:val="left" w:pos="4802"/>
              <w:tab w:val="left" w:pos="5124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41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42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ins w:id="43" w:author="Michael Ciletti" w:date="2016-06-17T13:50:00Z">
        <w:r>
          <w:rPr>
            <w:color w:val="auto"/>
            <w:sz w:val="20"/>
            <w:szCs w:val="20"/>
          </w:rPr>
          <w:tab/>
        </w:r>
      </w:ins>
      <w:del w:id="44" w:author="Michael Ciletti" w:date="2016-06-17T13:50:00Z">
        <w:r w:rsidRPr="00430D8E" w:rsidDel="00430D8E">
          <w:rPr>
            <w:color w:val="auto"/>
            <w:sz w:val="20"/>
            <w:szCs w:val="20"/>
            <w:rPrChange w:id="45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430D8E">
        <w:rPr>
          <w:color w:val="auto"/>
          <w:sz w:val="20"/>
          <w:szCs w:val="20"/>
          <w:rPrChange w:id="4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MSB_in, LSB_in, CLK, Clear</w:t>
      </w:r>
      <w:ins w:id="47" w:author="Michael Ciletti" w:date="2016-06-18T13:16:00Z">
        <w:r>
          <w:rPr>
            <w:color w:val="auto"/>
            <w:sz w:val="20"/>
            <w:szCs w:val="20"/>
          </w:rPr>
          <w:t>_b</w:t>
        </w:r>
      </w:ins>
      <w:del w:id="48" w:author="Michael Ciletti" w:date="2016-06-17T14:19:00Z">
        <w:r w:rsidRPr="00430D8E" w:rsidDel="006E209F">
          <w:rPr>
            <w:color w:val="auto"/>
            <w:sz w:val="20"/>
            <w:szCs w:val="20"/>
            <w:rPrChange w:id="49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430D8E">
        <w:rPr>
          <w:color w:val="auto"/>
          <w:sz w:val="20"/>
          <w:szCs w:val="20"/>
          <w:rPrChange w:id="5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51" w:author="Michael Ciletti" w:date="2016-06-17T14:19:00Z">
        <w:r>
          <w:rPr>
            <w:color w:val="auto"/>
            <w:sz w:val="20"/>
            <w:szCs w:val="20"/>
          </w:rPr>
          <w:tab/>
        </w:r>
      </w:ins>
      <w:r w:rsidRPr="00430D8E">
        <w:rPr>
          <w:color w:val="auto"/>
          <w:sz w:val="20"/>
          <w:szCs w:val="20"/>
          <w:rPrChange w:id="5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// Serial inputs, clock, clear</w:t>
      </w:r>
    </w:p>
    <w:p w:rsidR="001F07FB" w:rsidRPr="00430D8E" w:rsidRDefault="001F07FB" w:rsidP="001F07FB">
      <w:pPr>
        <w:pStyle w:val="EXMprogramlisting"/>
        <w:tabs>
          <w:tab w:val="left" w:pos="100"/>
          <w:tab w:val="left" w:pos="1140"/>
          <w:tab w:val="left" w:pos="4000"/>
        </w:tabs>
        <w:spacing w:line="276" w:lineRule="auto"/>
        <w:ind w:left="1170"/>
        <w:jc w:val="both"/>
        <w:rPr>
          <w:color w:val="auto"/>
          <w:sz w:val="20"/>
          <w:szCs w:val="20"/>
          <w:rPrChange w:id="5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4" w:author="Michael Ciletti" w:date="2016-07-22T14:35:00Z">
          <w:pPr>
            <w:pStyle w:val="EXMprogramlisting"/>
            <w:tabs>
              <w:tab w:val="left" w:pos="100"/>
              <w:tab w:val="left" w:pos="1140"/>
              <w:tab w:val="left" w:pos="400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5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5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7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5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// bus for mode control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5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0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61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del w:id="62" w:author="Michael Ciletti" w:date="2016-07-08T13:50:00Z">
        <w:r w:rsidRPr="00430D8E" w:rsidDel="00A74411">
          <w:rPr>
            <w:rStyle w:val="BOLD"/>
            <w:color w:val="auto"/>
            <w:sz w:val="20"/>
            <w:szCs w:val="20"/>
            <w:rPrChange w:id="63" w:author="Michael Ciletti" w:date="2016-06-17T13:49:00Z">
              <w:rPr>
                <w:rStyle w:val="BOLD"/>
                <w:rFonts w:ascii="Times New Roman" w:hAnsi="Times New Roman" w:cs="Times New Roman"/>
                <w:color w:val="auto"/>
                <w:sz w:val="24"/>
              </w:rPr>
            </w:rPrChange>
          </w:rPr>
          <w:delText>assign</w:delText>
        </w:r>
      </w:del>
      <w:ins w:id="64" w:author="Michael Ciletti" w:date="2016-07-08T13:50:00Z">
        <w:r>
          <w:rPr>
            <w:rStyle w:val="BOLD"/>
            <w:color w:val="auto"/>
            <w:sz w:val="20"/>
            <w:szCs w:val="20"/>
          </w:rPr>
          <w:t>wire</w:t>
        </w:r>
      </w:ins>
      <w:r w:rsidRPr="00430D8E">
        <w:rPr>
          <w:color w:val="auto"/>
          <w:sz w:val="20"/>
          <w:szCs w:val="20"/>
          <w:rPrChange w:id="6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30D8E">
        <w:rPr>
          <w:color w:val="auto"/>
          <w:sz w:val="20"/>
          <w:szCs w:val="20"/>
          <w:rPrChange w:id="6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[1:0]</w:t>
      </w:r>
      <w:r w:rsidRPr="00430D8E">
        <w:rPr>
          <w:color w:val="auto"/>
          <w:sz w:val="20"/>
          <w:szCs w:val="20"/>
          <w:rPrChange w:id="6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30D8E">
        <w:rPr>
          <w:color w:val="auto"/>
          <w:sz w:val="20"/>
          <w:szCs w:val="20"/>
          <w:rPrChange w:id="6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select = {s1, s0};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6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0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71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// Instantiate the four stages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7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3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7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color w:val="auto"/>
          <w:sz w:val="20"/>
          <w:szCs w:val="20"/>
          <w:rPrChange w:id="7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stage ST0 (A_par[0], A_par[1], LSB_in, I_par[0], A_par[0], select, CLK, Clear</w:t>
      </w:r>
      <w:ins w:id="76" w:author="Michael Ciletti" w:date="2016-06-18T13:16:00Z">
        <w:r>
          <w:rPr>
            <w:color w:val="auto"/>
            <w:sz w:val="20"/>
            <w:szCs w:val="20"/>
          </w:rPr>
          <w:t>_b</w:t>
        </w:r>
      </w:ins>
      <w:del w:id="77" w:author="Michael Ciletti" w:date="2016-06-17T13:53:00Z">
        <w:r w:rsidRPr="00430D8E" w:rsidDel="000915CB">
          <w:rPr>
            <w:color w:val="auto"/>
            <w:sz w:val="20"/>
            <w:szCs w:val="20"/>
            <w:rPrChange w:id="78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430D8E">
        <w:rPr>
          <w:color w:val="auto"/>
          <w:sz w:val="20"/>
          <w:szCs w:val="20"/>
          <w:rPrChange w:id="7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8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1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8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color w:val="auto"/>
          <w:sz w:val="20"/>
          <w:szCs w:val="20"/>
          <w:rPrChange w:id="8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stage ST1 (A_par[1], A_par[2], A_par[0], I_par[1], A_par[1], select, CLK, Clear</w:t>
      </w:r>
      <w:ins w:id="84" w:author="Michael Ciletti" w:date="2016-06-18T13:16:00Z">
        <w:r>
          <w:rPr>
            <w:color w:val="auto"/>
            <w:sz w:val="20"/>
            <w:szCs w:val="20"/>
          </w:rPr>
          <w:t>_b</w:t>
        </w:r>
      </w:ins>
      <w:del w:id="85" w:author="Michael Ciletti" w:date="2016-06-17T13:53:00Z">
        <w:r w:rsidRPr="00430D8E" w:rsidDel="000915CB">
          <w:rPr>
            <w:color w:val="auto"/>
            <w:sz w:val="20"/>
            <w:szCs w:val="20"/>
            <w:rPrChange w:id="86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430D8E">
        <w:rPr>
          <w:color w:val="auto"/>
          <w:sz w:val="20"/>
          <w:szCs w:val="20"/>
          <w:rPrChange w:id="8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8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9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9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color w:val="auto"/>
          <w:sz w:val="20"/>
          <w:szCs w:val="20"/>
          <w:rPrChange w:id="91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stage ST2 (A_par[2], A_par[3], A_par[1], I_par[2], A_par[2], select, CLK, Clear</w:t>
      </w:r>
      <w:ins w:id="92" w:author="Michael Ciletti" w:date="2016-06-18T13:16:00Z">
        <w:r>
          <w:rPr>
            <w:color w:val="auto"/>
            <w:sz w:val="20"/>
            <w:szCs w:val="20"/>
          </w:rPr>
          <w:t>_b</w:t>
        </w:r>
      </w:ins>
      <w:del w:id="93" w:author="Michael Ciletti" w:date="2016-06-17T13:53:00Z">
        <w:r w:rsidRPr="00430D8E" w:rsidDel="000915CB">
          <w:rPr>
            <w:color w:val="auto"/>
            <w:sz w:val="20"/>
            <w:szCs w:val="20"/>
            <w:rPrChange w:id="94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430D8E">
        <w:rPr>
          <w:color w:val="auto"/>
          <w:sz w:val="20"/>
          <w:szCs w:val="20"/>
          <w:rPrChange w:id="9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9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7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9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color w:val="auto"/>
          <w:sz w:val="20"/>
          <w:szCs w:val="20"/>
          <w:rPrChange w:id="9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stage ST3 (A_par[3], MSB_in, A_par[2], I_par[3], A_par[3], select, CLK, Clear</w:t>
      </w:r>
      <w:ins w:id="100" w:author="Michael Ciletti" w:date="2016-06-18T13:16:00Z">
        <w:r>
          <w:rPr>
            <w:color w:val="auto"/>
            <w:sz w:val="20"/>
            <w:szCs w:val="20"/>
          </w:rPr>
          <w:t>_b</w:t>
        </w:r>
      </w:ins>
      <w:del w:id="101" w:author="Michael Ciletti" w:date="2016-06-17T13:53:00Z">
        <w:r w:rsidRPr="00430D8E" w:rsidDel="000915CB">
          <w:rPr>
            <w:color w:val="auto"/>
            <w:sz w:val="20"/>
            <w:szCs w:val="20"/>
            <w:rPrChange w:id="102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430D8E">
        <w:rPr>
          <w:color w:val="auto"/>
          <w:sz w:val="20"/>
          <w:szCs w:val="20"/>
          <w:rPrChange w:id="10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1F07FB" w:rsidRDefault="001F07FB" w:rsidP="001F07FB">
      <w:pPr>
        <w:pStyle w:val="EXMprogramlisting"/>
        <w:spacing w:line="276" w:lineRule="auto"/>
        <w:ind w:left="1170"/>
        <w:jc w:val="both"/>
        <w:rPr>
          <w:ins w:id="104" w:author="Michael Ciletti" w:date="2016-06-18T14:09:00Z"/>
          <w:rStyle w:val="BOLD"/>
          <w:color w:val="auto"/>
          <w:sz w:val="20"/>
          <w:szCs w:val="20"/>
        </w:rPr>
        <w:pPrChange w:id="105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rStyle w:val="BOLD"/>
          <w:color w:val="auto"/>
          <w:sz w:val="20"/>
          <w:szCs w:val="20"/>
          <w:rPrChange w:id="106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10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8" w:author="Michael Ciletti" w:date="2016-07-22T14:35:00Z">
          <w:pPr>
            <w:pStyle w:val="EXMprogramlisting"/>
            <w:spacing w:line="480" w:lineRule="auto"/>
          </w:pPr>
        </w:pPrChange>
      </w:pP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10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0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11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// One stage of shift register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11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3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rStyle w:val="BOLD"/>
          <w:color w:val="auto"/>
          <w:sz w:val="20"/>
          <w:szCs w:val="20"/>
          <w:rPrChange w:id="114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430D8E">
        <w:rPr>
          <w:color w:val="auto"/>
          <w:sz w:val="20"/>
          <w:szCs w:val="20"/>
          <w:rPrChange w:id="11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stage (i0, i1, i2, i3, Q, select, CLK, Clr</w:t>
      </w:r>
      <w:ins w:id="116" w:author="Michael Ciletti" w:date="2016-07-08T13:51:00Z">
        <w:r>
          <w:rPr>
            <w:color w:val="auto"/>
            <w:sz w:val="20"/>
            <w:szCs w:val="20"/>
          </w:rPr>
          <w:t>_b</w:t>
        </w:r>
      </w:ins>
      <w:del w:id="117" w:author="Michael Ciletti" w:date="2016-06-17T14:19:00Z">
        <w:r w:rsidRPr="00430D8E" w:rsidDel="006E209F">
          <w:rPr>
            <w:color w:val="auto"/>
            <w:sz w:val="20"/>
            <w:szCs w:val="20"/>
            <w:rPrChange w:id="118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430D8E">
        <w:rPr>
          <w:color w:val="auto"/>
          <w:sz w:val="20"/>
          <w:szCs w:val="20"/>
          <w:rPrChange w:id="11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1F07FB" w:rsidRPr="00430D8E" w:rsidRDefault="001F07FB" w:rsidP="001F07FB">
      <w:pPr>
        <w:pStyle w:val="EXMprogramlisting"/>
        <w:tabs>
          <w:tab w:val="left" w:pos="1666"/>
          <w:tab w:val="left" w:pos="3192"/>
        </w:tabs>
        <w:spacing w:line="276" w:lineRule="auto"/>
        <w:ind w:left="1225"/>
        <w:jc w:val="both"/>
        <w:rPr>
          <w:color w:val="auto"/>
          <w:sz w:val="20"/>
          <w:szCs w:val="20"/>
          <w:rPrChange w:id="12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1" w:author="Michael Ciletti" w:date="2016-07-22T14:35:00Z">
          <w:pPr>
            <w:pStyle w:val="EXMprogramlisting"/>
            <w:tabs>
              <w:tab w:val="left" w:pos="1666"/>
              <w:tab w:val="left" w:pos="3192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2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123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430D8E">
        <w:rPr>
          <w:color w:val="auto"/>
          <w:sz w:val="20"/>
          <w:szCs w:val="20"/>
          <w:rPrChange w:id="12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i0,</w:t>
      </w:r>
      <w:r w:rsidRPr="00430D8E">
        <w:rPr>
          <w:color w:val="auto"/>
          <w:sz w:val="20"/>
          <w:szCs w:val="20"/>
          <w:rPrChange w:id="12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circulation bit selection</w:t>
      </w:r>
    </w:p>
    <w:p w:rsidR="001F07FB" w:rsidRPr="00430D8E" w:rsidRDefault="001F07FB" w:rsidP="001F07FB">
      <w:pPr>
        <w:pStyle w:val="EXMprogramlisting"/>
        <w:tabs>
          <w:tab w:val="left" w:pos="1666"/>
          <w:tab w:val="left" w:pos="3192"/>
        </w:tabs>
        <w:spacing w:line="276" w:lineRule="auto"/>
        <w:ind w:left="1225"/>
        <w:jc w:val="both"/>
        <w:rPr>
          <w:color w:val="auto"/>
          <w:sz w:val="20"/>
          <w:szCs w:val="20"/>
          <w:rPrChange w:id="12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7" w:author="Michael Ciletti" w:date="2016-07-22T14:35:00Z">
          <w:pPr>
            <w:pStyle w:val="EXMprogramlisting"/>
            <w:tabs>
              <w:tab w:val="left" w:pos="1666"/>
              <w:tab w:val="left" w:pos="3192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2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i1,</w:t>
      </w:r>
      <w:r w:rsidRPr="00430D8E">
        <w:rPr>
          <w:color w:val="auto"/>
          <w:sz w:val="20"/>
          <w:szCs w:val="20"/>
          <w:rPrChange w:id="12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data from left neighbor or serial input for shift-right</w:t>
      </w:r>
    </w:p>
    <w:p w:rsidR="001F07FB" w:rsidRPr="00430D8E" w:rsidRDefault="001F07FB" w:rsidP="001F07FB">
      <w:pPr>
        <w:pStyle w:val="EXMprogramlisting"/>
        <w:tabs>
          <w:tab w:val="left" w:pos="1666"/>
          <w:tab w:val="left" w:pos="3192"/>
        </w:tabs>
        <w:spacing w:line="276" w:lineRule="auto"/>
        <w:ind w:left="1225"/>
        <w:jc w:val="both"/>
        <w:rPr>
          <w:color w:val="auto"/>
          <w:sz w:val="20"/>
          <w:szCs w:val="20"/>
          <w:rPrChange w:id="13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1" w:author="Michael Ciletti" w:date="2016-07-22T14:35:00Z">
          <w:pPr>
            <w:pStyle w:val="EXMprogramlisting"/>
            <w:tabs>
              <w:tab w:val="left" w:pos="1666"/>
              <w:tab w:val="left" w:pos="3192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3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i2,</w:t>
      </w:r>
      <w:r w:rsidRPr="00430D8E">
        <w:rPr>
          <w:color w:val="auto"/>
          <w:sz w:val="20"/>
          <w:szCs w:val="20"/>
          <w:rPrChange w:id="13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data from right neighbor or serial input for shift-left</w:t>
      </w:r>
    </w:p>
    <w:p w:rsidR="001F07FB" w:rsidRPr="00430D8E" w:rsidRDefault="001F07FB" w:rsidP="001F07FB">
      <w:pPr>
        <w:pStyle w:val="EXMprogramlisting"/>
        <w:tabs>
          <w:tab w:val="left" w:pos="1666"/>
          <w:tab w:val="left" w:pos="3192"/>
        </w:tabs>
        <w:spacing w:line="276" w:lineRule="auto"/>
        <w:ind w:left="1225"/>
        <w:jc w:val="both"/>
        <w:rPr>
          <w:color w:val="auto"/>
          <w:sz w:val="20"/>
          <w:szCs w:val="20"/>
          <w:rPrChange w:id="13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5" w:author="Michael Ciletti" w:date="2016-07-22T14:35:00Z">
          <w:pPr>
            <w:pStyle w:val="EXMprogramlisting"/>
            <w:tabs>
              <w:tab w:val="left" w:pos="1666"/>
              <w:tab w:val="left" w:pos="3192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3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i3;</w:t>
      </w:r>
      <w:r w:rsidRPr="00430D8E">
        <w:rPr>
          <w:color w:val="auto"/>
          <w:sz w:val="20"/>
          <w:szCs w:val="20"/>
          <w:rPrChange w:id="13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data from parallel input</w:t>
      </w:r>
    </w:p>
    <w:p w:rsidR="001F07FB" w:rsidRPr="00430D8E" w:rsidRDefault="001F07FB" w:rsidP="001F07FB">
      <w:pPr>
        <w:pStyle w:val="EXMprogramlisting"/>
        <w:tabs>
          <w:tab w:val="left" w:pos="1666"/>
          <w:tab w:val="left" w:pos="3192"/>
        </w:tabs>
        <w:spacing w:line="276" w:lineRule="auto"/>
        <w:ind w:left="1225"/>
        <w:jc w:val="both"/>
        <w:rPr>
          <w:color w:val="auto"/>
          <w:sz w:val="20"/>
          <w:szCs w:val="20"/>
          <w:rPrChange w:id="13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9" w:author="Michael Ciletti" w:date="2016-07-22T14:35:00Z">
          <w:pPr>
            <w:pStyle w:val="EXMprogramlisting"/>
            <w:tabs>
              <w:tab w:val="left" w:pos="1666"/>
              <w:tab w:val="left" w:pos="3192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4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141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430D8E">
        <w:rPr>
          <w:color w:val="auto"/>
          <w:sz w:val="20"/>
          <w:szCs w:val="20"/>
          <w:rPrChange w:id="14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:rsidR="001F07FB" w:rsidRPr="00430D8E" w:rsidRDefault="001F07FB" w:rsidP="001F07FB">
      <w:pPr>
        <w:pStyle w:val="EXMprogramlisting"/>
        <w:tabs>
          <w:tab w:val="left" w:pos="1666"/>
          <w:tab w:val="left" w:pos="3192"/>
        </w:tabs>
        <w:spacing w:line="276" w:lineRule="auto"/>
        <w:ind w:left="1225"/>
        <w:jc w:val="both"/>
        <w:rPr>
          <w:color w:val="auto"/>
          <w:sz w:val="20"/>
          <w:szCs w:val="20"/>
          <w:rPrChange w:id="14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4" w:author="Michael Ciletti" w:date="2016-07-22T14:35:00Z">
          <w:pPr>
            <w:pStyle w:val="EXMprogramlisting"/>
            <w:tabs>
              <w:tab w:val="left" w:pos="1666"/>
              <w:tab w:val="left" w:pos="3192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4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146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430D8E">
        <w:rPr>
          <w:color w:val="auto"/>
          <w:sz w:val="20"/>
          <w:szCs w:val="20"/>
          <w:rPrChange w:id="14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[1: 0]</w:t>
      </w:r>
      <w:r w:rsidRPr="00430D8E">
        <w:rPr>
          <w:color w:val="auto"/>
          <w:sz w:val="20"/>
          <w:szCs w:val="20"/>
          <w:rPrChange w:id="14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select;</w:t>
      </w:r>
      <w:r w:rsidRPr="00430D8E">
        <w:rPr>
          <w:color w:val="auto"/>
          <w:sz w:val="20"/>
          <w:szCs w:val="20"/>
          <w:rPrChange w:id="14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stage mode control bus</w:t>
      </w:r>
    </w:p>
    <w:p w:rsidR="001F07FB" w:rsidRPr="00430D8E" w:rsidRDefault="001F07FB" w:rsidP="001F07FB">
      <w:pPr>
        <w:pStyle w:val="EXMprogramlisting"/>
        <w:tabs>
          <w:tab w:val="left" w:pos="1666"/>
          <w:tab w:val="left" w:pos="3192"/>
        </w:tabs>
        <w:spacing w:line="276" w:lineRule="auto"/>
        <w:ind w:left="1225"/>
        <w:jc w:val="both"/>
        <w:rPr>
          <w:color w:val="auto"/>
          <w:sz w:val="20"/>
          <w:szCs w:val="20"/>
          <w:rPrChange w:id="15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1" w:author="Michael Ciletti" w:date="2016-07-22T14:35:00Z">
          <w:pPr>
            <w:pStyle w:val="EXMprogramlisting"/>
            <w:tabs>
              <w:tab w:val="left" w:pos="1666"/>
              <w:tab w:val="left" w:pos="3192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5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153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430D8E">
        <w:rPr>
          <w:color w:val="auto"/>
          <w:sz w:val="20"/>
          <w:szCs w:val="20"/>
          <w:rPrChange w:id="15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CLK, Clr</w:t>
      </w:r>
      <w:ins w:id="155" w:author="Michael Ciletti" w:date="2016-06-18T13:19:00Z">
        <w:r>
          <w:rPr>
            <w:color w:val="auto"/>
            <w:sz w:val="20"/>
            <w:szCs w:val="20"/>
          </w:rPr>
          <w:t>_b</w:t>
        </w:r>
      </w:ins>
      <w:del w:id="156" w:author="Michael Ciletti" w:date="2016-06-17T14:19:00Z">
        <w:r w:rsidRPr="00430D8E" w:rsidDel="006E209F">
          <w:rPr>
            <w:color w:val="auto"/>
            <w:sz w:val="20"/>
            <w:szCs w:val="20"/>
            <w:rPrChange w:id="157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430D8E">
        <w:rPr>
          <w:color w:val="auto"/>
          <w:sz w:val="20"/>
          <w:szCs w:val="20"/>
          <w:rPrChange w:id="15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;</w:t>
      </w:r>
      <w:r w:rsidRPr="00430D8E">
        <w:rPr>
          <w:color w:val="auto"/>
          <w:sz w:val="20"/>
          <w:szCs w:val="20"/>
          <w:rPrChange w:id="15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Clock, Clear for flip-flops</w:t>
      </w:r>
    </w:p>
    <w:p w:rsidR="001F07FB" w:rsidRPr="00430D8E" w:rsidRDefault="001F07FB" w:rsidP="001F07FB">
      <w:pPr>
        <w:pStyle w:val="EXMprogramlisting"/>
        <w:tabs>
          <w:tab w:val="left" w:pos="1666"/>
          <w:tab w:val="left" w:pos="3192"/>
        </w:tabs>
        <w:spacing w:line="276" w:lineRule="auto"/>
        <w:ind w:left="1225"/>
        <w:jc w:val="both"/>
        <w:rPr>
          <w:color w:val="auto"/>
          <w:sz w:val="20"/>
          <w:szCs w:val="20"/>
          <w:rPrChange w:id="16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1" w:author="Michael Ciletti" w:date="2016-07-22T14:35:00Z">
          <w:pPr>
            <w:pStyle w:val="EXMprogramlisting"/>
            <w:tabs>
              <w:tab w:val="left" w:pos="1666"/>
              <w:tab w:val="left" w:pos="3192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6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163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430D8E">
        <w:rPr>
          <w:color w:val="auto"/>
          <w:sz w:val="20"/>
          <w:szCs w:val="20"/>
          <w:rPrChange w:id="16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mux_out;</w:t>
      </w:r>
    </w:p>
    <w:p w:rsidR="001F07FB" w:rsidRDefault="001F07FB" w:rsidP="001F07FB">
      <w:pPr>
        <w:pStyle w:val="EXMprogramlisting"/>
        <w:spacing w:line="276" w:lineRule="auto"/>
        <w:ind w:left="1225"/>
        <w:jc w:val="both"/>
        <w:rPr>
          <w:ins w:id="165" w:author="Michael Ciletti" w:date="2016-06-18T13:19:00Z"/>
          <w:color w:val="auto"/>
          <w:sz w:val="20"/>
          <w:szCs w:val="20"/>
        </w:rPr>
        <w:pPrChange w:id="166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6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// instantiate mux and flip-flop</w:t>
      </w:r>
    </w:p>
    <w:p w:rsidR="001F07FB" w:rsidRDefault="001F07FB" w:rsidP="001F07FB">
      <w:pPr>
        <w:pStyle w:val="EXMprogramlisting"/>
        <w:spacing w:line="276" w:lineRule="auto"/>
        <w:ind w:left="1225"/>
        <w:jc w:val="both"/>
        <w:rPr>
          <w:ins w:id="168" w:author="Michael Ciletti" w:date="2016-06-18T13:46:00Z"/>
          <w:color w:val="auto"/>
          <w:sz w:val="20"/>
          <w:szCs w:val="20"/>
        </w:rPr>
        <w:pPrChange w:id="169" w:author="Michael Ciletti" w:date="2016-07-22T14:35:00Z">
          <w:pPr>
            <w:pStyle w:val="EXMprogramlisting"/>
            <w:spacing w:line="480" w:lineRule="auto"/>
          </w:pPr>
        </w:pPrChange>
      </w:pPr>
      <w:ins w:id="170" w:author="Michael Ciletti" w:date="2016-06-18T13:44:00Z">
        <w:r>
          <w:rPr>
            <w:color w:val="auto"/>
            <w:sz w:val="20"/>
            <w:szCs w:val="20"/>
          </w:rPr>
          <w:t xml:space="preserve">  </w:t>
        </w:r>
      </w:ins>
      <w:ins w:id="171" w:author="Michael Ciletti" w:date="2016-06-18T13:19:00Z">
        <w:r>
          <w:rPr>
            <w:color w:val="auto"/>
            <w:sz w:val="20"/>
            <w:szCs w:val="20"/>
          </w:rPr>
          <w:t>wire Clr = ~Clr_b</w:t>
        </w:r>
      </w:ins>
      <w:ins w:id="172" w:author="Michael Ciletti" w:date="2016-06-18T13:45:00Z"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  <w:t>// Flip-flop has active-high clear signal</w:t>
        </w:r>
      </w:ins>
    </w:p>
    <w:p w:rsidR="001F07FB" w:rsidRPr="00430D8E" w:rsidRDefault="001F07FB" w:rsidP="001F07FB">
      <w:pPr>
        <w:pStyle w:val="EXMprogramlisting"/>
        <w:spacing w:line="276" w:lineRule="auto"/>
        <w:ind w:left="1225"/>
        <w:jc w:val="both"/>
        <w:rPr>
          <w:color w:val="auto"/>
          <w:sz w:val="20"/>
          <w:szCs w:val="20"/>
          <w:rPrChange w:id="17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4" w:author="Michael Ciletti" w:date="2016-07-22T14:35:00Z">
          <w:pPr>
            <w:pStyle w:val="EXMprogramlisting"/>
            <w:spacing w:line="480" w:lineRule="auto"/>
          </w:pPr>
        </w:pPrChange>
      </w:pPr>
      <w:ins w:id="175" w:author="Michael Ciletti" w:date="2016-06-18T13:46:00Z"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  <w:t>// but circuit has active-low clear action</w:t>
        </w:r>
      </w:ins>
    </w:p>
    <w:p w:rsidR="001F07FB" w:rsidRPr="00430D8E" w:rsidRDefault="001F07FB" w:rsidP="001F07FB">
      <w:pPr>
        <w:pStyle w:val="EXMprogramlisting"/>
        <w:tabs>
          <w:tab w:val="left" w:pos="1160"/>
          <w:tab w:val="left" w:pos="1652"/>
          <w:tab w:val="left" w:pos="2450"/>
        </w:tabs>
        <w:spacing w:line="276" w:lineRule="auto"/>
        <w:ind w:left="1225"/>
        <w:jc w:val="both"/>
        <w:rPr>
          <w:color w:val="auto"/>
          <w:sz w:val="20"/>
          <w:szCs w:val="20"/>
          <w:rPrChange w:id="17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7" w:author="Michael Ciletti" w:date="2016-07-22T14:35:00Z">
          <w:pPr>
            <w:pStyle w:val="EXMprogramlisting"/>
            <w:tabs>
              <w:tab w:val="left" w:pos="1160"/>
              <w:tab w:val="left" w:pos="1652"/>
              <w:tab w:val="left" w:pos="24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7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color w:val="auto"/>
          <w:sz w:val="20"/>
          <w:szCs w:val="20"/>
          <w:rPrChange w:id="17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Mux_4</w:t>
      </w:r>
      <w:del w:id="180" w:author="Michael Ciletti" w:date="2016-06-18T13:49:00Z">
        <w:r w:rsidRPr="00430D8E" w:rsidDel="00042A4F">
          <w:rPr>
            <w:color w:val="auto"/>
            <w:sz w:val="20"/>
            <w:szCs w:val="20"/>
            <w:rPrChange w:id="181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</w:delText>
        </w:r>
      </w:del>
      <w:r w:rsidRPr="00430D8E">
        <w:rPr>
          <w:color w:val="auto"/>
          <w:sz w:val="20"/>
          <w:szCs w:val="20"/>
          <w:rPrChange w:id="18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x</w:t>
      </w:r>
      <w:del w:id="183" w:author="Michael Ciletti" w:date="2016-06-18T13:49:00Z">
        <w:r w:rsidRPr="00430D8E" w:rsidDel="00042A4F">
          <w:rPr>
            <w:color w:val="auto"/>
            <w:sz w:val="20"/>
            <w:szCs w:val="20"/>
            <w:rPrChange w:id="184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</w:delText>
        </w:r>
      </w:del>
      <w:r w:rsidRPr="00430D8E">
        <w:rPr>
          <w:color w:val="auto"/>
          <w:sz w:val="20"/>
          <w:szCs w:val="20"/>
          <w:rPrChange w:id="18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1</w:t>
      </w:r>
      <w:r w:rsidRPr="00430D8E">
        <w:rPr>
          <w:color w:val="auto"/>
          <w:sz w:val="20"/>
          <w:szCs w:val="20"/>
          <w:rPrChange w:id="18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M0</w:t>
      </w:r>
      <w:r w:rsidRPr="00430D8E">
        <w:rPr>
          <w:color w:val="auto"/>
          <w:sz w:val="20"/>
          <w:szCs w:val="20"/>
          <w:rPrChange w:id="18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(mux_out, i0, i1, i2, i3, select);</w:t>
      </w:r>
    </w:p>
    <w:p w:rsidR="001F07FB" w:rsidRPr="00430D8E" w:rsidRDefault="001F07FB" w:rsidP="001F07FB">
      <w:pPr>
        <w:pStyle w:val="EXMprogramlisting"/>
        <w:tabs>
          <w:tab w:val="left" w:pos="1160"/>
          <w:tab w:val="left" w:pos="1652"/>
          <w:tab w:val="left" w:pos="2450"/>
        </w:tabs>
        <w:spacing w:line="276" w:lineRule="auto"/>
        <w:ind w:left="1225"/>
        <w:jc w:val="both"/>
        <w:rPr>
          <w:color w:val="auto"/>
          <w:sz w:val="20"/>
          <w:szCs w:val="20"/>
          <w:rPrChange w:id="18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9" w:author="Michael Ciletti" w:date="2016-07-22T14:35:00Z">
          <w:pPr>
            <w:pStyle w:val="EXMprogramlisting"/>
            <w:tabs>
              <w:tab w:val="left" w:pos="1160"/>
              <w:tab w:val="left" w:pos="1652"/>
              <w:tab w:val="left" w:pos="24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19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color w:val="auto"/>
          <w:sz w:val="20"/>
          <w:szCs w:val="20"/>
          <w:rPrChange w:id="191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D_flip_flop</w:t>
      </w:r>
      <w:r w:rsidRPr="00430D8E">
        <w:rPr>
          <w:color w:val="auto"/>
          <w:sz w:val="20"/>
          <w:szCs w:val="20"/>
          <w:rPrChange w:id="19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M1</w:t>
      </w:r>
      <w:r w:rsidRPr="00430D8E">
        <w:rPr>
          <w:color w:val="auto"/>
          <w:sz w:val="20"/>
          <w:szCs w:val="20"/>
          <w:rPrChange w:id="19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(Q, mux_out, CLK, Clr</w:t>
      </w:r>
      <w:del w:id="194" w:author="Michael Ciletti" w:date="2016-06-17T13:53:00Z">
        <w:r w:rsidRPr="00430D8E" w:rsidDel="00156D41">
          <w:rPr>
            <w:color w:val="auto"/>
            <w:sz w:val="20"/>
            <w:szCs w:val="20"/>
            <w:rPrChange w:id="195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430D8E">
        <w:rPr>
          <w:color w:val="auto"/>
          <w:sz w:val="20"/>
          <w:szCs w:val="20"/>
          <w:rPrChange w:id="19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1F07FB" w:rsidRDefault="001F07FB" w:rsidP="001F07FB">
      <w:pPr>
        <w:pStyle w:val="EXMprogramlisting"/>
        <w:tabs>
          <w:tab w:val="left" w:pos="1160"/>
          <w:tab w:val="left" w:pos="1900"/>
        </w:tabs>
        <w:spacing w:line="276" w:lineRule="auto"/>
        <w:ind w:left="1170"/>
        <w:jc w:val="both"/>
        <w:rPr>
          <w:ins w:id="197" w:author="Michael Ciletti" w:date="2016-06-18T14:09:00Z"/>
          <w:rStyle w:val="BOLD"/>
          <w:color w:val="auto"/>
          <w:sz w:val="20"/>
          <w:szCs w:val="20"/>
        </w:rPr>
        <w:pPrChange w:id="198" w:author="Michael Ciletti" w:date="2016-07-22T14:35:00Z">
          <w:pPr>
            <w:pStyle w:val="EXMprogramlisting"/>
            <w:tabs>
              <w:tab w:val="left" w:pos="1160"/>
              <w:tab w:val="left" w:pos="1900"/>
            </w:tabs>
            <w:spacing w:line="480" w:lineRule="auto"/>
          </w:pPr>
        </w:pPrChange>
      </w:pPr>
      <w:r w:rsidRPr="00430D8E">
        <w:rPr>
          <w:rStyle w:val="BOLD"/>
          <w:color w:val="auto"/>
          <w:sz w:val="20"/>
          <w:szCs w:val="20"/>
          <w:rPrChange w:id="199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1F07FB" w:rsidRPr="00430D8E" w:rsidRDefault="001F07FB" w:rsidP="001F07FB">
      <w:pPr>
        <w:pStyle w:val="EXMprogramlisting"/>
        <w:tabs>
          <w:tab w:val="left" w:pos="1160"/>
          <w:tab w:val="left" w:pos="1900"/>
        </w:tabs>
        <w:spacing w:line="276" w:lineRule="auto"/>
        <w:ind w:left="1170"/>
        <w:jc w:val="both"/>
        <w:rPr>
          <w:color w:val="auto"/>
          <w:sz w:val="20"/>
          <w:szCs w:val="20"/>
          <w:rPrChange w:id="20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1" w:author="Michael Ciletti" w:date="2016-07-22T14:35:00Z">
          <w:pPr>
            <w:pStyle w:val="EXMprogramlisting"/>
            <w:tabs>
              <w:tab w:val="left" w:pos="1160"/>
              <w:tab w:val="left" w:pos="1900"/>
            </w:tabs>
            <w:spacing w:line="480" w:lineRule="auto"/>
          </w:pPr>
        </w:pPrChange>
      </w:pPr>
    </w:p>
    <w:p w:rsidR="001F07FB" w:rsidRPr="00430D8E" w:rsidRDefault="001F07FB" w:rsidP="001F07FB">
      <w:pPr>
        <w:pStyle w:val="EXMprogramlisting"/>
        <w:tabs>
          <w:tab w:val="left" w:pos="2760"/>
        </w:tabs>
        <w:spacing w:line="276" w:lineRule="auto"/>
        <w:ind w:left="1170"/>
        <w:jc w:val="both"/>
        <w:rPr>
          <w:color w:val="auto"/>
          <w:sz w:val="20"/>
          <w:szCs w:val="20"/>
          <w:rPrChange w:id="20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3" w:author="Michael Ciletti" w:date="2016-07-22T14:35:00Z">
          <w:pPr>
            <w:pStyle w:val="EXMprogramlisting"/>
            <w:tabs>
              <w:tab w:val="left" w:pos="276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0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// 4x1 multiplexer</w:t>
      </w:r>
      <w:r w:rsidRPr="00430D8E">
        <w:rPr>
          <w:color w:val="auto"/>
          <w:sz w:val="20"/>
          <w:szCs w:val="20"/>
          <w:rPrChange w:id="20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behavioral model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20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7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rStyle w:val="BOLD"/>
          <w:color w:val="auto"/>
          <w:sz w:val="20"/>
          <w:szCs w:val="20"/>
          <w:rPrChange w:id="208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430D8E">
        <w:rPr>
          <w:color w:val="auto"/>
          <w:sz w:val="20"/>
          <w:szCs w:val="20"/>
          <w:rPrChange w:id="20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Mux_4</w:t>
      </w:r>
      <w:ins w:id="210" w:author="Michael Ciletti" w:date="2016-06-18T13:49:00Z">
        <w:r>
          <w:rPr>
            <w:color w:val="auto"/>
            <w:sz w:val="20"/>
            <w:szCs w:val="20"/>
          </w:rPr>
          <w:t>x</w:t>
        </w:r>
      </w:ins>
      <w:del w:id="211" w:author="Michael Ciletti" w:date="2016-06-18T13:49:00Z">
        <w:r w:rsidRPr="00430D8E" w:rsidDel="00042A4F">
          <w:rPr>
            <w:color w:val="auto"/>
            <w:sz w:val="20"/>
            <w:szCs w:val="20"/>
            <w:rPrChange w:id="212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_x_</w:delText>
        </w:r>
      </w:del>
      <w:r w:rsidRPr="00430D8E">
        <w:rPr>
          <w:color w:val="auto"/>
          <w:sz w:val="20"/>
          <w:szCs w:val="20"/>
          <w:rPrChange w:id="21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1 (mux_out, i0, i1, i2, i3, select);</w:t>
      </w:r>
    </w:p>
    <w:p w:rsidR="001F07FB" w:rsidRPr="00430D8E" w:rsidRDefault="001F07FB" w:rsidP="001F07FB">
      <w:pPr>
        <w:pStyle w:val="EXMprogramlisting"/>
        <w:tabs>
          <w:tab w:val="left" w:pos="1650"/>
        </w:tabs>
        <w:spacing w:line="276" w:lineRule="auto"/>
        <w:ind w:left="1170"/>
        <w:jc w:val="both"/>
        <w:rPr>
          <w:color w:val="auto"/>
          <w:sz w:val="20"/>
          <w:szCs w:val="20"/>
          <w:rPrChange w:id="21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5" w:author="Michael Ciletti" w:date="2016-07-22T14:35:00Z">
          <w:pPr>
            <w:pStyle w:val="EXMprogramlisting"/>
            <w:tabs>
              <w:tab w:val="left" w:pos="16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1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217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430D8E">
        <w:rPr>
          <w:color w:val="auto"/>
          <w:sz w:val="20"/>
          <w:szCs w:val="20"/>
          <w:rPrChange w:id="21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mux_out;</w:t>
      </w:r>
    </w:p>
    <w:p w:rsidR="001F07FB" w:rsidRPr="00430D8E" w:rsidRDefault="001F07FB" w:rsidP="001F07FB">
      <w:pPr>
        <w:pStyle w:val="EXMprogramlisting"/>
        <w:tabs>
          <w:tab w:val="left" w:pos="1650"/>
        </w:tabs>
        <w:spacing w:line="276" w:lineRule="auto"/>
        <w:ind w:left="1170"/>
        <w:jc w:val="both"/>
        <w:rPr>
          <w:color w:val="auto"/>
          <w:sz w:val="20"/>
          <w:szCs w:val="20"/>
          <w:rPrChange w:id="21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0" w:author="Michael Ciletti" w:date="2016-07-22T14:35:00Z">
          <w:pPr>
            <w:pStyle w:val="EXMprogramlisting"/>
            <w:tabs>
              <w:tab w:val="left" w:pos="16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21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b/>
          <w:bCs/>
          <w:color w:val="auto"/>
          <w:sz w:val="20"/>
          <w:szCs w:val="20"/>
          <w:rPrChange w:id="222" w:author="Michael Ciletti" w:date="2016-06-17T13:49:00Z">
            <w:rPr>
              <w:rFonts w:ascii="Times New Roman" w:hAnsi="Times New Roman" w:cs="Times New Roman"/>
              <w:b/>
              <w:bCs/>
              <w:color w:val="auto"/>
              <w:sz w:val="24"/>
            </w:rPr>
          </w:rPrChange>
        </w:rPr>
        <w:t>input</w:t>
      </w:r>
      <w:r w:rsidRPr="00430D8E">
        <w:rPr>
          <w:color w:val="auto"/>
          <w:sz w:val="20"/>
          <w:szCs w:val="20"/>
          <w:rPrChange w:id="22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i0, i1, i2, i3;</w:t>
      </w:r>
    </w:p>
    <w:p w:rsidR="001F07FB" w:rsidRPr="00430D8E" w:rsidRDefault="001F07FB" w:rsidP="001F07FB">
      <w:pPr>
        <w:pStyle w:val="EXMprogramlisting"/>
        <w:tabs>
          <w:tab w:val="left" w:pos="1650"/>
        </w:tabs>
        <w:spacing w:line="276" w:lineRule="auto"/>
        <w:ind w:left="1170"/>
        <w:jc w:val="both"/>
        <w:rPr>
          <w:color w:val="auto"/>
          <w:sz w:val="20"/>
          <w:szCs w:val="20"/>
          <w:rPrChange w:id="22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5" w:author="Michael Ciletti" w:date="2016-07-22T14:35:00Z">
          <w:pPr>
            <w:pStyle w:val="EXMprogramlisting"/>
            <w:tabs>
              <w:tab w:val="left" w:pos="16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2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b/>
          <w:bCs/>
          <w:color w:val="auto"/>
          <w:sz w:val="20"/>
          <w:szCs w:val="20"/>
          <w:rPrChange w:id="227" w:author="Michael Ciletti" w:date="2016-06-17T13:49:00Z">
            <w:rPr>
              <w:rFonts w:ascii="Times New Roman" w:hAnsi="Times New Roman" w:cs="Times New Roman"/>
              <w:b/>
              <w:bCs/>
              <w:color w:val="auto"/>
              <w:sz w:val="24"/>
            </w:rPr>
          </w:rPrChange>
        </w:rPr>
        <w:t>input</w:t>
      </w:r>
      <w:r w:rsidRPr="00430D8E">
        <w:rPr>
          <w:color w:val="auto"/>
          <w:sz w:val="20"/>
          <w:szCs w:val="20"/>
          <w:rPrChange w:id="22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[1: 0]</w:t>
      </w:r>
      <w:r w:rsidRPr="00430D8E">
        <w:rPr>
          <w:color w:val="auto"/>
          <w:sz w:val="20"/>
          <w:szCs w:val="20"/>
          <w:rPrChange w:id="22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select;</w:t>
      </w:r>
    </w:p>
    <w:p w:rsidR="001F07FB" w:rsidRPr="00430D8E" w:rsidRDefault="001F07FB" w:rsidP="001F07FB">
      <w:pPr>
        <w:pStyle w:val="EXMprogramlisting"/>
        <w:tabs>
          <w:tab w:val="left" w:pos="1650"/>
        </w:tabs>
        <w:spacing w:line="276" w:lineRule="auto"/>
        <w:ind w:left="1170"/>
        <w:jc w:val="both"/>
        <w:rPr>
          <w:color w:val="auto"/>
          <w:sz w:val="20"/>
          <w:szCs w:val="20"/>
          <w:rPrChange w:id="23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1" w:author="Michael Ciletti" w:date="2016-07-22T14:35:00Z">
          <w:pPr>
            <w:pStyle w:val="EXMprogramlisting"/>
            <w:tabs>
              <w:tab w:val="left" w:pos="16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3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b/>
          <w:bCs/>
          <w:color w:val="auto"/>
          <w:sz w:val="20"/>
          <w:szCs w:val="20"/>
          <w:rPrChange w:id="233" w:author="Michael Ciletti" w:date="2016-06-17T13:49:00Z">
            <w:rPr>
              <w:rFonts w:ascii="Times New Roman" w:hAnsi="Times New Roman" w:cs="Times New Roman"/>
              <w:b/>
              <w:bCs/>
              <w:color w:val="auto"/>
              <w:sz w:val="24"/>
            </w:rPr>
          </w:rPrChange>
        </w:rPr>
        <w:t>reg</w:t>
      </w:r>
      <w:r w:rsidRPr="00430D8E">
        <w:rPr>
          <w:color w:val="auto"/>
          <w:sz w:val="20"/>
          <w:szCs w:val="20"/>
          <w:rPrChange w:id="23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mux_out;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23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6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3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238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430D8E">
        <w:rPr>
          <w:color w:val="auto"/>
          <w:sz w:val="20"/>
          <w:szCs w:val="20"/>
          <w:rPrChange w:id="23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@ (select, i0, i1, i2, i3)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24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1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4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30D8E">
        <w:rPr>
          <w:rStyle w:val="BOLD"/>
          <w:color w:val="auto"/>
          <w:sz w:val="20"/>
          <w:szCs w:val="20"/>
          <w:rPrChange w:id="243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case</w:t>
      </w:r>
      <w:r w:rsidRPr="00430D8E">
        <w:rPr>
          <w:color w:val="auto"/>
          <w:sz w:val="20"/>
          <w:szCs w:val="20"/>
          <w:rPrChange w:id="24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(select)</w:t>
      </w:r>
    </w:p>
    <w:p w:rsidR="001F07FB" w:rsidRPr="00430D8E" w:rsidRDefault="001F07FB" w:rsidP="001F07FB">
      <w:pPr>
        <w:pStyle w:val="EXMprogramlisting"/>
        <w:tabs>
          <w:tab w:val="left" w:pos="320"/>
          <w:tab w:val="left" w:pos="1650"/>
        </w:tabs>
        <w:spacing w:line="276" w:lineRule="auto"/>
        <w:ind w:left="1170"/>
        <w:jc w:val="both"/>
        <w:rPr>
          <w:color w:val="auto"/>
          <w:sz w:val="20"/>
          <w:szCs w:val="20"/>
          <w:rPrChange w:id="24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6" w:author="Michael Ciletti" w:date="2016-07-22T14:35:00Z">
          <w:pPr>
            <w:pStyle w:val="EXMprogramlisting"/>
            <w:tabs>
              <w:tab w:val="left" w:pos="320"/>
              <w:tab w:val="left" w:pos="16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4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2'b00:</w:t>
      </w:r>
      <w:r w:rsidRPr="00430D8E">
        <w:rPr>
          <w:color w:val="auto"/>
          <w:sz w:val="20"/>
          <w:szCs w:val="20"/>
          <w:rPrChange w:id="24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mux_out = i0;</w:t>
      </w:r>
    </w:p>
    <w:p w:rsidR="001F07FB" w:rsidRPr="00430D8E" w:rsidRDefault="001F07FB" w:rsidP="001F07FB">
      <w:pPr>
        <w:pStyle w:val="EXMprogramlisting"/>
        <w:tabs>
          <w:tab w:val="left" w:pos="320"/>
          <w:tab w:val="left" w:pos="1650"/>
        </w:tabs>
        <w:spacing w:line="276" w:lineRule="auto"/>
        <w:ind w:left="1170"/>
        <w:jc w:val="both"/>
        <w:rPr>
          <w:color w:val="auto"/>
          <w:sz w:val="20"/>
          <w:szCs w:val="20"/>
          <w:rPrChange w:id="24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0" w:author="Michael Ciletti" w:date="2016-07-22T14:35:00Z">
          <w:pPr>
            <w:pStyle w:val="EXMprogramlisting"/>
            <w:tabs>
              <w:tab w:val="left" w:pos="320"/>
              <w:tab w:val="left" w:pos="16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51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2'b01:</w:t>
      </w:r>
      <w:r w:rsidRPr="00430D8E">
        <w:rPr>
          <w:color w:val="auto"/>
          <w:sz w:val="20"/>
          <w:szCs w:val="20"/>
          <w:rPrChange w:id="25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mux_out = i1;</w:t>
      </w:r>
    </w:p>
    <w:p w:rsidR="001F07FB" w:rsidRPr="00430D8E" w:rsidRDefault="001F07FB" w:rsidP="001F07FB">
      <w:pPr>
        <w:pStyle w:val="EXMprogramlisting"/>
        <w:tabs>
          <w:tab w:val="left" w:pos="320"/>
          <w:tab w:val="left" w:pos="1650"/>
        </w:tabs>
        <w:spacing w:line="276" w:lineRule="auto"/>
        <w:ind w:left="1170"/>
        <w:jc w:val="both"/>
        <w:rPr>
          <w:color w:val="auto"/>
          <w:sz w:val="20"/>
          <w:szCs w:val="20"/>
          <w:rPrChange w:id="25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4" w:author="Michael Ciletti" w:date="2016-07-22T14:35:00Z">
          <w:pPr>
            <w:pStyle w:val="EXMprogramlisting"/>
            <w:tabs>
              <w:tab w:val="left" w:pos="320"/>
              <w:tab w:val="left" w:pos="16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5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2'b10:</w:t>
      </w:r>
      <w:r w:rsidRPr="00430D8E">
        <w:rPr>
          <w:color w:val="auto"/>
          <w:sz w:val="20"/>
          <w:szCs w:val="20"/>
          <w:rPrChange w:id="25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mux_out = i2;</w:t>
      </w:r>
    </w:p>
    <w:p w:rsidR="001F07FB" w:rsidRPr="00430D8E" w:rsidRDefault="001F07FB" w:rsidP="001F07FB">
      <w:pPr>
        <w:pStyle w:val="EXMprogramlisting"/>
        <w:tabs>
          <w:tab w:val="left" w:pos="320"/>
          <w:tab w:val="left" w:pos="1650"/>
        </w:tabs>
        <w:spacing w:line="276" w:lineRule="auto"/>
        <w:ind w:left="1170"/>
        <w:jc w:val="both"/>
        <w:rPr>
          <w:color w:val="auto"/>
          <w:sz w:val="20"/>
          <w:szCs w:val="20"/>
          <w:rPrChange w:id="25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8" w:author="Michael Ciletti" w:date="2016-07-22T14:35:00Z">
          <w:pPr>
            <w:pStyle w:val="EXMprogramlisting"/>
            <w:tabs>
              <w:tab w:val="left" w:pos="320"/>
              <w:tab w:val="left" w:pos="16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5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2'b11:</w:t>
      </w:r>
      <w:r w:rsidRPr="00430D8E">
        <w:rPr>
          <w:color w:val="auto"/>
          <w:sz w:val="20"/>
          <w:szCs w:val="20"/>
          <w:rPrChange w:id="26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mux_out = i3;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261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2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6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30D8E">
        <w:rPr>
          <w:rStyle w:val="BOLD"/>
          <w:color w:val="auto"/>
          <w:sz w:val="20"/>
          <w:szCs w:val="20"/>
          <w:rPrChange w:id="264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endcase</w:t>
      </w:r>
    </w:p>
    <w:p w:rsidR="001F07FB" w:rsidRDefault="001F07FB" w:rsidP="001F07FB">
      <w:pPr>
        <w:pStyle w:val="EXMprogramlisting"/>
        <w:spacing w:line="276" w:lineRule="auto"/>
        <w:ind w:left="1170"/>
        <w:jc w:val="both"/>
        <w:rPr>
          <w:ins w:id="265" w:author="Michael Ciletti" w:date="2016-06-18T14:17:00Z"/>
          <w:rStyle w:val="BOLD"/>
          <w:color w:val="auto"/>
          <w:sz w:val="20"/>
          <w:szCs w:val="20"/>
        </w:rPr>
        <w:pPrChange w:id="266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rStyle w:val="BOLD"/>
          <w:color w:val="auto"/>
          <w:sz w:val="20"/>
          <w:szCs w:val="20"/>
          <w:rPrChange w:id="267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26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9" w:author="Michael Ciletti" w:date="2016-07-22T14:35:00Z">
          <w:pPr>
            <w:pStyle w:val="EXMprogramlisting"/>
            <w:spacing w:line="480" w:lineRule="auto"/>
          </w:pPr>
        </w:pPrChange>
      </w:pP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27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1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7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// Behavioral model of D flip-flop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273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4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rStyle w:val="BOLD"/>
          <w:color w:val="auto"/>
          <w:sz w:val="20"/>
          <w:szCs w:val="20"/>
          <w:rPrChange w:id="275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430D8E">
        <w:rPr>
          <w:color w:val="auto"/>
          <w:sz w:val="20"/>
          <w:szCs w:val="20"/>
          <w:rPrChange w:id="27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D_flip_flop (Q, D, CLK, Clr</w:t>
      </w:r>
      <w:del w:id="277" w:author="Michael Ciletti" w:date="2016-06-17T14:20:00Z">
        <w:r w:rsidRPr="00430D8E" w:rsidDel="006E209F">
          <w:rPr>
            <w:color w:val="auto"/>
            <w:sz w:val="20"/>
            <w:szCs w:val="20"/>
            <w:rPrChange w:id="278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430D8E">
        <w:rPr>
          <w:color w:val="auto"/>
          <w:sz w:val="20"/>
          <w:szCs w:val="20"/>
          <w:rPrChange w:id="27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1F07FB" w:rsidRPr="00430D8E" w:rsidRDefault="001F07FB" w:rsidP="001F07FB">
      <w:pPr>
        <w:pStyle w:val="EXMprogramlisting"/>
        <w:tabs>
          <w:tab w:val="left" w:pos="1650"/>
        </w:tabs>
        <w:spacing w:line="276" w:lineRule="auto"/>
        <w:ind w:left="1170"/>
        <w:jc w:val="both"/>
        <w:rPr>
          <w:color w:val="auto"/>
          <w:sz w:val="20"/>
          <w:szCs w:val="20"/>
          <w:rPrChange w:id="28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1" w:author="Michael Ciletti" w:date="2016-07-22T14:35:00Z">
          <w:pPr>
            <w:pStyle w:val="EXMprogramlisting"/>
            <w:tabs>
              <w:tab w:val="left" w:pos="16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8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283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430D8E">
        <w:rPr>
          <w:color w:val="auto"/>
          <w:sz w:val="20"/>
          <w:szCs w:val="20"/>
          <w:rPrChange w:id="28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:rsidR="001F07FB" w:rsidRPr="00430D8E" w:rsidRDefault="001F07FB" w:rsidP="001F07FB">
      <w:pPr>
        <w:pStyle w:val="EXMprogramlisting"/>
        <w:tabs>
          <w:tab w:val="left" w:pos="1650"/>
        </w:tabs>
        <w:spacing w:line="276" w:lineRule="auto"/>
        <w:ind w:left="1170"/>
        <w:jc w:val="both"/>
        <w:rPr>
          <w:color w:val="auto"/>
          <w:sz w:val="20"/>
          <w:szCs w:val="20"/>
          <w:rPrChange w:id="28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6" w:author="Michael Ciletti" w:date="2016-07-22T14:35:00Z">
          <w:pPr>
            <w:pStyle w:val="EXMprogramlisting"/>
            <w:tabs>
              <w:tab w:val="left" w:pos="16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8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288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430D8E">
        <w:rPr>
          <w:color w:val="auto"/>
          <w:sz w:val="20"/>
          <w:szCs w:val="20"/>
          <w:rPrChange w:id="28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D, CLK, Clr;</w:t>
      </w:r>
    </w:p>
    <w:p w:rsidR="001F07FB" w:rsidRPr="00430D8E" w:rsidRDefault="001F07FB" w:rsidP="001F07FB">
      <w:pPr>
        <w:pStyle w:val="EXMprogramlisting"/>
        <w:tabs>
          <w:tab w:val="left" w:pos="1650"/>
        </w:tabs>
        <w:spacing w:line="276" w:lineRule="auto"/>
        <w:ind w:left="1170"/>
        <w:jc w:val="both"/>
        <w:rPr>
          <w:color w:val="auto"/>
          <w:sz w:val="20"/>
          <w:szCs w:val="20"/>
          <w:rPrChange w:id="290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1" w:author="Michael Ciletti" w:date="2016-07-22T14:35:00Z">
          <w:pPr>
            <w:pStyle w:val="EXMprogramlisting"/>
            <w:tabs>
              <w:tab w:val="left" w:pos="1650"/>
            </w:tabs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9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293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430D8E">
        <w:rPr>
          <w:color w:val="auto"/>
          <w:sz w:val="20"/>
          <w:szCs w:val="20"/>
          <w:rPrChange w:id="29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295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6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297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30D8E">
        <w:rPr>
          <w:rStyle w:val="BOLD"/>
          <w:color w:val="auto"/>
          <w:sz w:val="20"/>
          <w:szCs w:val="20"/>
          <w:rPrChange w:id="298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 @</w:t>
      </w:r>
      <w:r w:rsidRPr="00430D8E">
        <w:rPr>
          <w:color w:val="auto"/>
          <w:sz w:val="20"/>
          <w:szCs w:val="20"/>
          <w:rPrChange w:id="29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430D8E">
        <w:rPr>
          <w:rStyle w:val="BOLD"/>
          <w:color w:val="auto"/>
          <w:sz w:val="20"/>
          <w:szCs w:val="20"/>
          <w:rPrChange w:id="300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430D8E">
        <w:rPr>
          <w:color w:val="auto"/>
          <w:sz w:val="20"/>
          <w:szCs w:val="20"/>
          <w:rPrChange w:id="301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CLK, </w:t>
      </w:r>
      <w:del w:id="302" w:author="Michael Ciletti" w:date="2016-06-18T13:20:00Z">
        <w:r w:rsidRPr="00430D8E" w:rsidDel="00F1103C">
          <w:rPr>
            <w:rStyle w:val="BOLD"/>
            <w:color w:val="auto"/>
            <w:sz w:val="20"/>
            <w:szCs w:val="20"/>
            <w:rPrChange w:id="303" w:author="Michael Ciletti" w:date="2016-06-17T13:49:00Z">
              <w:rPr>
                <w:rStyle w:val="BOLD"/>
                <w:rFonts w:ascii="Times New Roman" w:hAnsi="Times New Roman" w:cs="Times New Roman"/>
                <w:color w:val="auto"/>
                <w:sz w:val="24"/>
              </w:rPr>
            </w:rPrChange>
          </w:rPr>
          <w:delText>ne</w:delText>
        </w:r>
      </w:del>
      <w:ins w:id="304" w:author="Michael Ciletti" w:date="2016-06-18T13:20:00Z">
        <w:r>
          <w:rPr>
            <w:rStyle w:val="BOLD"/>
            <w:color w:val="auto"/>
            <w:sz w:val="20"/>
            <w:szCs w:val="20"/>
          </w:rPr>
          <w:t>pos</w:t>
        </w:r>
      </w:ins>
      <w:del w:id="305" w:author="Michael Ciletti" w:date="2016-06-18T13:20:00Z">
        <w:r w:rsidRPr="00430D8E" w:rsidDel="00F1103C">
          <w:rPr>
            <w:rStyle w:val="BOLD"/>
            <w:color w:val="auto"/>
            <w:sz w:val="20"/>
            <w:szCs w:val="20"/>
            <w:rPrChange w:id="306" w:author="Michael Ciletti" w:date="2016-06-17T13:49:00Z">
              <w:rPr>
                <w:rStyle w:val="BOLD"/>
                <w:rFonts w:ascii="Times New Roman" w:hAnsi="Times New Roman" w:cs="Times New Roman"/>
                <w:color w:val="auto"/>
                <w:sz w:val="24"/>
              </w:rPr>
            </w:rPrChange>
          </w:rPr>
          <w:delText>g</w:delText>
        </w:r>
      </w:del>
      <w:r w:rsidRPr="00430D8E">
        <w:rPr>
          <w:rStyle w:val="BOLD"/>
          <w:color w:val="auto"/>
          <w:sz w:val="20"/>
          <w:szCs w:val="20"/>
          <w:rPrChange w:id="307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edge</w:t>
      </w:r>
      <w:r w:rsidRPr="00430D8E">
        <w:rPr>
          <w:color w:val="auto"/>
          <w:sz w:val="20"/>
          <w:szCs w:val="20"/>
          <w:rPrChange w:id="308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Clr</w:t>
      </w:r>
      <w:del w:id="309" w:author="Michael Ciletti" w:date="2016-06-17T14:20:00Z">
        <w:r w:rsidRPr="00430D8E" w:rsidDel="006E209F">
          <w:rPr>
            <w:color w:val="auto"/>
            <w:sz w:val="20"/>
            <w:szCs w:val="20"/>
            <w:rPrChange w:id="310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430D8E">
        <w:rPr>
          <w:color w:val="auto"/>
          <w:sz w:val="20"/>
          <w:szCs w:val="20"/>
          <w:rPrChange w:id="311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)</w:t>
      </w:r>
    </w:p>
    <w:p w:rsidR="001F07FB" w:rsidRPr="00430D8E" w:rsidRDefault="001F07FB" w:rsidP="001F07FB">
      <w:pPr>
        <w:pStyle w:val="EXMprogramlisting"/>
        <w:spacing w:line="276" w:lineRule="auto"/>
        <w:ind w:left="1170"/>
        <w:jc w:val="both"/>
        <w:rPr>
          <w:color w:val="auto"/>
          <w:sz w:val="20"/>
          <w:szCs w:val="20"/>
          <w:rPrChange w:id="31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3" w:author="Michael Ciletti" w:date="2016-07-22T14:35:00Z">
          <w:pPr>
            <w:pStyle w:val="EXMprogramlisting"/>
            <w:spacing w:line="480" w:lineRule="auto"/>
          </w:pPr>
        </w:pPrChange>
      </w:pPr>
      <w:r w:rsidRPr="00430D8E">
        <w:rPr>
          <w:color w:val="auto"/>
          <w:sz w:val="20"/>
          <w:szCs w:val="20"/>
          <w:rPrChange w:id="31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30D8E">
        <w:rPr>
          <w:rStyle w:val="BOLD"/>
          <w:color w:val="auto"/>
          <w:sz w:val="20"/>
          <w:szCs w:val="20"/>
          <w:rPrChange w:id="315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430D8E">
        <w:rPr>
          <w:color w:val="auto"/>
          <w:sz w:val="20"/>
          <w:szCs w:val="20"/>
          <w:rPrChange w:id="316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del w:id="317" w:author="Michael Ciletti" w:date="2016-06-17T14:20:00Z">
        <w:r w:rsidRPr="00430D8E" w:rsidDel="006E209F">
          <w:rPr>
            <w:color w:val="auto"/>
            <w:sz w:val="20"/>
            <w:szCs w:val="20"/>
            <w:rPrChange w:id="318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!</w:delText>
        </w:r>
      </w:del>
      <w:r w:rsidRPr="00430D8E">
        <w:rPr>
          <w:color w:val="auto"/>
          <w:sz w:val="20"/>
          <w:szCs w:val="20"/>
          <w:rPrChange w:id="319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>Clr</w:t>
      </w:r>
      <w:del w:id="320" w:author="Michael Ciletti" w:date="2016-06-17T14:20:00Z">
        <w:r w:rsidRPr="00430D8E" w:rsidDel="006E209F">
          <w:rPr>
            <w:color w:val="auto"/>
            <w:sz w:val="20"/>
            <w:szCs w:val="20"/>
            <w:rPrChange w:id="321" w:author="Michael Ciletti" w:date="2016-06-17T13:49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_b</w:delText>
        </w:r>
      </w:del>
      <w:r w:rsidRPr="00430D8E">
        <w:rPr>
          <w:color w:val="auto"/>
          <w:sz w:val="20"/>
          <w:szCs w:val="20"/>
          <w:rPrChange w:id="322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) Q &lt;= 1'b0; </w:t>
      </w:r>
      <w:r w:rsidRPr="00430D8E">
        <w:rPr>
          <w:b/>
          <w:bCs/>
          <w:color w:val="auto"/>
          <w:sz w:val="20"/>
          <w:szCs w:val="20"/>
          <w:rPrChange w:id="323" w:author="Michael Ciletti" w:date="2016-06-17T13:49:00Z">
            <w:rPr>
              <w:rFonts w:ascii="Times New Roman" w:hAnsi="Times New Roman" w:cs="Times New Roman"/>
              <w:b/>
              <w:bCs/>
              <w:color w:val="auto"/>
              <w:sz w:val="24"/>
            </w:rPr>
          </w:rPrChange>
        </w:rPr>
        <w:t>else</w:t>
      </w:r>
      <w:r w:rsidRPr="00430D8E">
        <w:rPr>
          <w:color w:val="auto"/>
          <w:sz w:val="20"/>
          <w:szCs w:val="20"/>
          <w:rPrChange w:id="324" w:author="Michael Ciletti" w:date="2016-06-17T13:49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Q &lt;= D;</w:t>
      </w:r>
    </w:p>
    <w:p w:rsidR="001F07FB" w:rsidRPr="00430D8E" w:rsidRDefault="001F07FB" w:rsidP="001F07FB">
      <w:pPr>
        <w:pStyle w:val="EXMprogramlisting"/>
        <w:pBdr>
          <w:bottom w:val="single" w:sz="4" w:space="1" w:color="auto"/>
        </w:pBdr>
        <w:spacing w:after="240" w:line="276" w:lineRule="auto"/>
        <w:ind w:left="1170"/>
        <w:jc w:val="both"/>
        <w:rPr>
          <w:rStyle w:val="BOLD"/>
          <w:color w:val="auto"/>
          <w:sz w:val="20"/>
          <w:szCs w:val="20"/>
          <w:rPrChange w:id="325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pPrChange w:id="326" w:author="Michael Ciletti" w:date="2016-07-22T14:35:00Z">
          <w:pPr>
            <w:pStyle w:val="EXMprogramlisting"/>
            <w:pBdr>
              <w:bottom w:val="single" w:sz="4" w:space="1" w:color="auto"/>
            </w:pBdr>
            <w:spacing w:after="240" w:line="480" w:lineRule="auto"/>
          </w:pPr>
        </w:pPrChange>
      </w:pPr>
      <w:r w:rsidRPr="00430D8E">
        <w:rPr>
          <w:rStyle w:val="BOLD"/>
          <w:color w:val="auto"/>
          <w:sz w:val="20"/>
          <w:szCs w:val="20"/>
          <w:rPrChange w:id="327" w:author="Michael Ciletti" w:date="2016-06-17T13:49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7FB"/>
    <w:rsid w:val="001F07FB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Mprogramlisting">
    <w:name w:val="EXM_programlisting"/>
    <w:basedOn w:val="Normal"/>
    <w:rsid w:val="001F07FB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1F07F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7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7FB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Mprogramlisting">
    <w:name w:val="EXM_programlisting"/>
    <w:basedOn w:val="Normal"/>
    <w:rsid w:val="001F07FB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1F07F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7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7F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1660</Characters>
  <Application>Microsoft Macintosh Word</Application>
  <DocSecurity>0</DocSecurity>
  <Lines>13</Lines>
  <Paragraphs>3</Paragraphs>
  <ScaleCrop>false</ScaleCrop>
  <Company>mdc Images</Company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2017-06-07T02:39:00Z</dcterms:created>
  <dcterms:modified xsi:type="dcterms:W3CDTF">2017-06-07T02:40:00Z</dcterms:modified>
</cp:coreProperties>
</file>