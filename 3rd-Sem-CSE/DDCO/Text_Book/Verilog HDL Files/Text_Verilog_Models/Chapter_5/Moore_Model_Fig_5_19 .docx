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A94" w:rsidRPr="008719E0" w:rsidRDefault="00437A94" w:rsidP="00437A94">
      <w:pPr>
        <w:pStyle w:val="EXMprogramlisting"/>
        <w:tabs>
          <w:tab w:val="left" w:pos="6237"/>
        </w:tabs>
        <w:spacing w:line="276" w:lineRule="auto"/>
        <w:ind w:left="1225"/>
        <w:jc w:val="both"/>
        <w:rPr>
          <w:color w:val="auto"/>
          <w:sz w:val="20"/>
          <w:szCs w:val="20"/>
          <w:rPrChange w:id="0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7-21T14:00:00Z">
          <w:pPr>
            <w:pStyle w:val="EXMprogramlisting"/>
            <w:tabs>
              <w:tab w:val="left" w:pos="6237"/>
            </w:tabs>
            <w:spacing w:line="480" w:lineRule="auto"/>
            <w:ind w:left="0"/>
          </w:pPr>
        </w:pPrChange>
      </w:pPr>
      <w:r w:rsidRPr="008719E0">
        <w:rPr>
          <w:color w:val="auto"/>
          <w:sz w:val="20"/>
          <w:szCs w:val="20"/>
          <w:rPrChange w:id="2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// Moore model FSM (see Fig. 5.19)</w:t>
      </w:r>
      <w:r w:rsidRPr="008719E0">
        <w:rPr>
          <w:color w:val="auto"/>
          <w:sz w:val="20"/>
          <w:szCs w:val="20"/>
          <w:rPrChange w:id="3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Verilog 2001, 2005 syntax</w:t>
      </w:r>
    </w:p>
    <w:p w:rsidR="00437A94" w:rsidRPr="00D55675" w:rsidDel="00D55E7B" w:rsidRDefault="00437A94" w:rsidP="00437A94">
      <w:pPr>
        <w:pStyle w:val="DPGMMID"/>
        <w:tabs>
          <w:tab w:val="left" w:pos="2160"/>
        </w:tabs>
        <w:spacing w:line="276" w:lineRule="auto"/>
        <w:ind w:left="1225"/>
        <w:jc w:val="both"/>
        <w:rPr>
          <w:del w:id="4" w:author="Michael Ciletti" w:date="2016-07-21T15:01:00Z"/>
          <w:color w:val="auto"/>
          <w:sz w:val="20"/>
          <w:szCs w:val="20"/>
        </w:rPr>
      </w:pPr>
      <w:r w:rsidRPr="008719E0">
        <w:rPr>
          <w:rStyle w:val="BOLD"/>
          <w:sz w:val="20"/>
          <w:szCs w:val="20"/>
          <w:rPrChange w:id="5" w:author="Michael Ciletti" w:date="2016-06-16T14:42:00Z">
            <w:rPr>
              <w:rStyle w:val="BOLD"/>
            </w:rPr>
          </w:rPrChange>
        </w:rPr>
        <w:t>module</w:t>
      </w:r>
      <w:r w:rsidRPr="008719E0">
        <w:rPr>
          <w:sz w:val="20"/>
          <w:szCs w:val="20"/>
          <w:rPrChange w:id="6" w:author="Michael Ciletti" w:date="2016-06-16T14:42:00Z">
            <w:rPr/>
          </w:rPrChange>
        </w:rPr>
        <w:t xml:space="preserve"> </w:t>
      </w:r>
      <w:bookmarkStart w:id="7" w:name="_GoBack"/>
      <w:r w:rsidRPr="008719E0">
        <w:rPr>
          <w:sz w:val="20"/>
          <w:szCs w:val="20"/>
          <w:rPrChange w:id="8" w:author="Michael Ciletti" w:date="2016-06-16T14:42:00Z">
            <w:rPr/>
          </w:rPrChange>
        </w:rPr>
        <w:t xml:space="preserve">Moore_Model_Fig_5_19 </w:t>
      </w:r>
      <w:bookmarkEnd w:id="7"/>
      <w:r w:rsidRPr="008719E0">
        <w:rPr>
          <w:sz w:val="20"/>
          <w:szCs w:val="20"/>
          <w:rPrChange w:id="9" w:author="Michael Ciletti" w:date="2016-06-16T14:42:00Z">
            <w:rPr/>
          </w:rPrChange>
        </w:rPr>
        <w:t>(</w:t>
      </w:r>
      <w:ins w:id="10" w:author="Michael Ciletti" w:date="2016-07-21T15:01:00Z">
        <w:r w:rsidRPr="00A55041">
          <w:rPr>
            <w:rStyle w:val="BOLD"/>
            <w:color w:val="auto"/>
            <w:sz w:val="20"/>
            <w:szCs w:val="20"/>
          </w:rPr>
          <w:t>output</w:t>
        </w:r>
        <w:r>
          <w:rPr>
            <w:color w:val="auto"/>
            <w:sz w:val="20"/>
            <w:szCs w:val="20"/>
          </w:rPr>
          <w:t xml:space="preserve"> [1: 0]  </w:t>
        </w:r>
        <w:r w:rsidRPr="00A55041">
          <w:rPr>
            <w:color w:val="auto"/>
            <w:sz w:val="20"/>
            <w:szCs w:val="20"/>
          </w:rPr>
          <w:t>y_out,</w:t>
        </w:r>
        <w:r w:rsidRPr="00D55E7B">
          <w:rPr>
            <w:color w:val="auto"/>
            <w:sz w:val="20"/>
            <w:szCs w:val="20"/>
          </w:rPr>
          <w:t xml:space="preserve"> </w:t>
        </w:r>
      </w:ins>
      <w:moveToRangeStart w:id="11" w:author="Michael Ciletti" w:date="2016-07-21T15:01:00Z" w:name="move330732626"/>
      <w:moveTo w:id="12" w:author="Michael Ciletti" w:date="2016-07-21T15:01:00Z">
        <w:r w:rsidRPr="00D55675">
          <w:rPr>
            <w:color w:val="auto"/>
            <w:sz w:val="20"/>
            <w:szCs w:val="20"/>
          </w:rPr>
          <w:t> </w:t>
        </w:r>
        <w:r w:rsidRPr="00D55675">
          <w:rPr>
            <w:rStyle w:val="BOLD"/>
            <w:color w:val="auto"/>
            <w:sz w:val="20"/>
            <w:szCs w:val="20"/>
          </w:rPr>
          <w:t>input</w:t>
        </w:r>
      </w:moveTo>
      <w:ins w:id="13" w:author="Michael Ciletti" w:date="2016-07-21T15:01:00Z">
        <w:r>
          <w:rPr>
            <w:color w:val="auto"/>
            <w:sz w:val="20"/>
            <w:szCs w:val="20"/>
          </w:rPr>
          <w:t xml:space="preserve"> </w:t>
        </w:r>
      </w:ins>
      <w:moveTo w:id="14" w:author="Michael Ciletti" w:date="2016-07-21T15:01:00Z">
        <w:del w:id="15" w:author="Michael Ciletti" w:date="2016-07-21T15:01:00Z">
          <w:r w:rsidRPr="00D55675" w:rsidDel="00D55E7B">
            <w:rPr>
              <w:color w:val="auto"/>
              <w:sz w:val="20"/>
              <w:szCs w:val="20"/>
            </w:rPr>
            <w:tab/>
          </w:r>
        </w:del>
        <w:r w:rsidRPr="00D55675">
          <w:rPr>
            <w:color w:val="auto"/>
            <w:sz w:val="20"/>
            <w:szCs w:val="20"/>
          </w:rPr>
          <w:t>x_in, clock, reset</w:t>
        </w:r>
      </w:moveTo>
    </w:p>
    <w:moveToRangeEnd w:id="11"/>
    <w:p w:rsidR="00437A94" w:rsidRPr="008719E0" w:rsidDel="00D55E7B" w:rsidRDefault="00437A94" w:rsidP="00437A94">
      <w:pPr>
        <w:pStyle w:val="DPGMMID"/>
        <w:spacing w:line="276" w:lineRule="auto"/>
        <w:ind w:left="1225"/>
        <w:jc w:val="both"/>
        <w:rPr>
          <w:del w:id="16" w:author="Michael Ciletti" w:date="2016-07-21T15:01:00Z"/>
          <w:color w:val="auto"/>
          <w:sz w:val="20"/>
          <w:szCs w:val="20"/>
          <w:rPrChange w:id="17" w:author="Michael Ciletti" w:date="2016-06-16T14:42:00Z">
            <w:rPr>
              <w:del w:id="18" w:author="Michael Ciletti" w:date="2016-07-21T15:01:00Z"/>
              <w:rFonts w:ascii="Times New Roman" w:hAnsi="Times New Roman" w:cs="Times New Roman"/>
              <w:color w:val="auto"/>
              <w:sz w:val="24"/>
            </w:rPr>
          </w:rPrChange>
        </w:rPr>
        <w:pPrChange w:id="19" w:author="Michael Ciletti" w:date="2016-07-21T14:00:00Z">
          <w:pPr>
            <w:pStyle w:val="DPGMMID"/>
            <w:spacing w:line="480" w:lineRule="auto"/>
          </w:pPr>
        </w:pPrChange>
      </w:pPr>
    </w:p>
    <w:p w:rsidR="00437A94" w:rsidRPr="008719E0" w:rsidDel="00D55E7B" w:rsidRDefault="00437A94" w:rsidP="00437A94">
      <w:pPr>
        <w:pStyle w:val="DPGMMID"/>
        <w:tabs>
          <w:tab w:val="left" w:pos="2160"/>
        </w:tabs>
        <w:spacing w:line="276" w:lineRule="auto"/>
        <w:ind w:left="1225"/>
        <w:jc w:val="both"/>
        <w:rPr>
          <w:del w:id="20" w:author="Michael Ciletti" w:date="2016-07-21T15:01:00Z"/>
          <w:color w:val="auto"/>
          <w:sz w:val="20"/>
          <w:szCs w:val="20"/>
          <w:rPrChange w:id="21" w:author="Michael Ciletti" w:date="2016-06-16T14:42:00Z">
            <w:rPr>
              <w:del w:id="22" w:author="Michael Ciletti" w:date="2016-07-21T15:01:00Z"/>
              <w:rFonts w:ascii="Times New Roman" w:hAnsi="Times New Roman" w:cs="Times New Roman"/>
              <w:color w:val="auto"/>
              <w:sz w:val="24"/>
            </w:rPr>
          </w:rPrChange>
        </w:rPr>
        <w:pPrChange w:id="23" w:author="Michael Ciletti" w:date="2016-07-21T14:00:00Z">
          <w:pPr>
            <w:pStyle w:val="DPGMMID"/>
            <w:tabs>
              <w:tab w:val="left" w:pos="2160"/>
            </w:tabs>
            <w:spacing w:line="480" w:lineRule="auto"/>
          </w:pPr>
        </w:pPrChange>
      </w:pPr>
      <w:del w:id="24" w:author="Michael Ciletti" w:date="2016-07-21T15:01:00Z">
        <w:r w:rsidRPr="008719E0" w:rsidDel="00D55E7B">
          <w:rPr>
            <w:sz w:val="20"/>
            <w:szCs w:val="20"/>
            <w:rPrChange w:id="25" w:author="Michael Ciletti" w:date="2016-06-16T14:42:00Z">
              <w:rPr/>
            </w:rPrChange>
          </w:rPr>
          <w:delText> </w:delText>
        </w:r>
        <w:r w:rsidRPr="008719E0" w:rsidDel="00D55E7B">
          <w:rPr>
            <w:rStyle w:val="BOLD"/>
            <w:sz w:val="20"/>
            <w:szCs w:val="20"/>
            <w:rPrChange w:id="26" w:author="Michael Ciletti" w:date="2016-06-16T14:42:00Z">
              <w:rPr>
                <w:rStyle w:val="BOLD"/>
              </w:rPr>
            </w:rPrChange>
          </w:rPr>
          <w:delText>output</w:delText>
        </w:r>
        <w:r w:rsidRPr="008719E0" w:rsidDel="00D55E7B">
          <w:rPr>
            <w:sz w:val="20"/>
            <w:szCs w:val="20"/>
            <w:rPrChange w:id="27" w:author="Michael Ciletti" w:date="2016-06-16T14:42:00Z">
              <w:rPr/>
            </w:rPrChange>
          </w:rPr>
          <w:delText xml:space="preserve"> [1: 0] </w:delText>
        </w:r>
        <w:r w:rsidRPr="008719E0" w:rsidDel="00D55E7B">
          <w:rPr>
            <w:sz w:val="20"/>
            <w:szCs w:val="20"/>
            <w:rPrChange w:id="28" w:author="Michael Ciletti" w:date="2016-06-16T14:42:00Z">
              <w:rPr/>
            </w:rPrChange>
          </w:rPr>
          <w:tab/>
          <w:delText>y_out,</w:delText>
        </w:r>
      </w:del>
    </w:p>
    <w:p w:rsidR="00437A94" w:rsidRPr="008719E0" w:rsidDel="00D55E7B" w:rsidRDefault="00437A94" w:rsidP="00437A94">
      <w:pPr>
        <w:pStyle w:val="DPGMMID"/>
        <w:tabs>
          <w:tab w:val="left" w:pos="2160"/>
        </w:tabs>
        <w:spacing w:line="276" w:lineRule="auto"/>
        <w:ind w:left="1225"/>
        <w:jc w:val="both"/>
        <w:rPr>
          <w:color w:val="auto"/>
          <w:sz w:val="20"/>
          <w:szCs w:val="20"/>
          <w:rPrChange w:id="29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" w:author="Michael Ciletti" w:date="2016-07-21T15:01:00Z">
          <w:pPr>
            <w:pStyle w:val="DPGMMID"/>
            <w:tabs>
              <w:tab w:val="left" w:pos="2160"/>
            </w:tabs>
            <w:spacing w:line="480" w:lineRule="auto"/>
          </w:pPr>
        </w:pPrChange>
      </w:pPr>
      <w:moveFromRangeStart w:id="31" w:author="Michael Ciletti" w:date="2016-07-21T15:01:00Z" w:name="move330732626"/>
      <w:moveFrom w:id="32" w:author="Michael Ciletti" w:date="2016-07-21T15:01:00Z">
        <w:r w:rsidRPr="008719E0" w:rsidDel="00D55E7B">
          <w:rPr>
            <w:color w:val="auto"/>
            <w:sz w:val="20"/>
            <w:szCs w:val="20"/>
            <w:rPrChange w:id="33" w:author="Michael Ciletti" w:date="2016-06-16T14:42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> </w:t>
        </w:r>
        <w:r w:rsidRPr="008719E0" w:rsidDel="00D55E7B">
          <w:rPr>
            <w:rStyle w:val="BOLD"/>
            <w:color w:val="auto"/>
            <w:sz w:val="20"/>
            <w:szCs w:val="20"/>
            <w:rPrChange w:id="34" w:author="Michael Ciletti" w:date="2016-06-16T14:42:00Z">
              <w:rPr>
                <w:rStyle w:val="BOLD"/>
                <w:rFonts w:ascii="Times New Roman" w:hAnsi="Times New Roman" w:cs="Times New Roman"/>
                <w:color w:val="auto"/>
                <w:sz w:val="24"/>
              </w:rPr>
            </w:rPrChange>
          </w:rPr>
          <w:t>input</w:t>
        </w:r>
        <w:r w:rsidRPr="008719E0" w:rsidDel="00D55E7B">
          <w:rPr>
            <w:color w:val="auto"/>
            <w:sz w:val="20"/>
            <w:szCs w:val="20"/>
            <w:rPrChange w:id="35" w:author="Michael Ciletti" w:date="2016-06-16T14:42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  <w:t>x_in, clock, reset</w:t>
        </w:r>
      </w:moveFrom>
    </w:p>
    <w:moveFromRangeEnd w:id="31"/>
    <w:p w:rsidR="00437A94" w:rsidRPr="008719E0" w:rsidRDefault="00437A94" w:rsidP="00437A94">
      <w:pPr>
        <w:pStyle w:val="DPGMMID"/>
        <w:tabs>
          <w:tab w:val="left" w:pos="1780"/>
        </w:tabs>
        <w:spacing w:line="276" w:lineRule="auto"/>
        <w:ind w:left="1225"/>
        <w:jc w:val="both"/>
        <w:rPr>
          <w:color w:val="auto"/>
          <w:sz w:val="20"/>
          <w:szCs w:val="20"/>
          <w:rPrChange w:id="36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7" w:author="Michael Ciletti" w:date="2016-07-21T14:00:00Z">
          <w:pPr>
            <w:pStyle w:val="DPGMMID"/>
            <w:tabs>
              <w:tab w:val="left" w:pos="1780"/>
            </w:tabs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38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437A94" w:rsidRPr="008719E0" w:rsidRDefault="00437A94" w:rsidP="00437A94">
      <w:pPr>
        <w:pStyle w:val="DPGMMID"/>
        <w:tabs>
          <w:tab w:val="left" w:pos="2128"/>
        </w:tabs>
        <w:spacing w:line="276" w:lineRule="auto"/>
        <w:ind w:left="1225"/>
        <w:jc w:val="both"/>
        <w:rPr>
          <w:color w:val="auto"/>
          <w:sz w:val="20"/>
          <w:szCs w:val="20"/>
          <w:rPrChange w:id="39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" w:author="Michael Ciletti" w:date="2016-07-21T14:00:00Z">
          <w:pPr>
            <w:pStyle w:val="DPGMMID"/>
            <w:tabs>
              <w:tab w:val="left" w:pos="2128"/>
            </w:tabs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41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rStyle w:val="BOLD"/>
          <w:color w:val="auto"/>
          <w:sz w:val="20"/>
          <w:szCs w:val="20"/>
          <w:rPrChange w:id="42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8719E0">
        <w:rPr>
          <w:color w:val="auto"/>
          <w:sz w:val="20"/>
          <w:szCs w:val="20"/>
          <w:rPrChange w:id="43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[1: 0]</w:t>
      </w:r>
      <w:r w:rsidRPr="008719E0">
        <w:rPr>
          <w:color w:val="auto"/>
          <w:sz w:val="20"/>
          <w:szCs w:val="20"/>
          <w:rPrChange w:id="44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state;</w:t>
      </w:r>
    </w:p>
    <w:p w:rsidR="00437A94" w:rsidRPr="008719E0" w:rsidRDefault="00437A94" w:rsidP="00437A94">
      <w:pPr>
        <w:pStyle w:val="DPGMMID"/>
        <w:tabs>
          <w:tab w:val="left" w:pos="2128"/>
        </w:tabs>
        <w:spacing w:line="276" w:lineRule="auto"/>
        <w:ind w:left="1225"/>
        <w:jc w:val="both"/>
        <w:rPr>
          <w:color w:val="auto"/>
          <w:sz w:val="20"/>
          <w:szCs w:val="20"/>
          <w:rPrChange w:id="45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6" w:author="Michael Ciletti" w:date="2016-07-21T14:00:00Z">
          <w:pPr>
            <w:pStyle w:val="DPGMMID"/>
            <w:tabs>
              <w:tab w:val="left" w:pos="2128"/>
            </w:tabs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47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rStyle w:val="BOLD"/>
          <w:color w:val="auto"/>
          <w:sz w:val="20"/>
          <w:szCs w:val="20"/>
          <w:rPrChange w:id="48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8719E0">
        <w:rPr>
          <w:color w:val="auto"/>
          <w:sz w:val="20"/>
          <w:szCs w:val="20"/>
          <w:rPrChange w:id="49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S0 = 2'b00, S1 = 2'b01, S2 = 2'b10, S3 = 2'b11;</w:t>
      </w:r>
    </w:p>
    <w:p w:rsidR="00437A94" w:rsidRPr="008719E0" w:rsidRDefault="00437A94" w:rsidP="00437A94">
      <w:pPr>
        <w:pStyle w:val="DPGMMID"/>
        <w:spacing w:line="276" w:lineRule="auto"/>
        <w:ind w:left="1225"/>
        <w:jc w:val="both"/>
        <w:rPr>
          <w:color w:val="auto"/>
          <w:sz w:val="20"/>
          <w:szCs w:val="20"/>
          <w:rPrChange w:id="50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1" w:author="Michael Ciletti" w:date="2016-07-21T14:00:00Z">
          <w:pPr>
            <w:pStyle w:val="DPGMMID"/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52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rStyle w:val="BOLD"/>
          <w:color w:val="auto"/>
          <w:sz w:val="20"/>
          <w:szCs w:val="20"/>
          <w:rPrChange w:id="53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8719E0">
        <w:rPr>
          <w:color w:val="auto"/>
          <w:sz w:val="20"/>
          <w:szCs w:val="20"/>
          <w:rPrChange w:id="54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@ (</w:t>
      </w:r>
      <w:r w:rsidRPr="008719E0">
        <w:rPr>
          <w:rStyle w:val="BOLD"/>
          <w:color w:val="auto"/>
          <w:sz w:val="20"/>
          <w:szCs w:val="20"/>
          <w:rPrChange w:id="55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8719E0">
        <w:rPr>
          <w:color w:val="auto"/>
          <w:sz w:val="20"/>
          <w:szCs w:val="20"/>
          <w:rPrChange w:id="56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clock, </w:t>
      </w:r>
      <w:r w:rsidRPr="008719E0">
        <w:rPr>
          <w:rStyle w:val="BOLD"/>
          <w:color w:val="auto"/>
          <w:sz w:val="20"/>
          <w:szCs w:val="20"/>
          <w:rPrChange w:id="57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negedge</w:t>
      </w:r>
      <w:r w:rsidRPr="008719E0">
        <w:rPr>
          <w:color w:val="auto"/>
          <w:sz w:val="20"/>
          <w:szCs w:val="20"/>
          <w:rPrChange w:id="58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reset)</w:t>
      </w:r>
    </w:p>
    <w:p w:rsidR="00437A94" w:rsidRPr="008719E0" w:rsidRDefault="00437A94" w:rsidP="00437A94">
      <w:pPr>
        <w:pStyle w:val="DPGMMID"/>
        <w:tabs>
          <w:tab w:val="left" w:pos="6481"/>
        </w:tabs>
        <w:spacing w:line="276" w:lineRule="auto"/>
        <w:ind w:left="1225"/>
        <w:jc w:val="both"/>
        <w:rPr>
          <w:color w:val="auto"/>
          <w:sz w:val="20"/>
          <w:szCs w:val="20"/>
          <w:rPrChange w:id="59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0" w:author="Michael Ciletti" w:date="2016-07-21T14:00:00Z">
          <w:pPr>
            <w:pStyle w:val="DPGMMID"/>
            <w:tabs>
              <w:tab w:val="left" w:pos="6481"/>
            </w:tabs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61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8719E0">
        <w:rPr>
          <w:rStyle w:val="BOLD"/>
          <w:color w:val="auto"/>
          <w:sz w:val="20"/>
          <w:szCs w:val="20"/>
          <w:rPrChange w:id="62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8719E0">
        <w:rPr>
          <w:color w:val="auto"/>
          <w:sz w:val="20"/>
          <w:szCs w:val="20"/>
          <w:rPrChange w:id="63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(reset == 0) state &lt;= S0;</w:t>
      </w:r>
      <w:r w:rsidRPr="008719E0">
        <w:rPr>
          <w:color w:val="auto"/>
          <w:sz w:val="20"/>
          <w:szCs w:val="20"/>
          <w:rPrChange w:id="64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Initialize to state S0</w:t>
      </w:r>
    </w:p>
    <w:p w:rsidR="00437A94" w:rsidRPr="008719E0" w:rsidRDefault="00437A94" w:rsidP="00437A94">
      <w:pPr>
        <w:pStyle w:val="DPGMMID"/>
        <w:spacing w:line="276" w:lineRule="auto"/>
        <w:ind w:left="1225"/>
        <w:jc w:val="both"/>
        <w:rPr>
          <w:color w:val="auto"/>
          <w:sz w:val="20"/>
          <w:szCs w:val="20"/>
          <w:rPrChange w:id="65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6" w:author="Michael Ciletti" w:date="2016-07-21T14:00:00Z">
          <w:pPr>
            <w:pStyle w:val="DPGMMID"/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67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8719E0">
        <w:rPr>
          <w:rStyle w:val="BOLD"/>
          <w:color w:val="auto"/>
          <w:sz w:val="20"/>
          <w:szCs w:val="20"/>
          <w:rPrChange w:id="68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8719E0">
        <w:rPr>
          <w:color w:val="auto"/>
          <w:sz w:val="20"/>
          <w:szCs w:val="20"/>
          <w:rPrChange w:id="69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8719E0">
        <w:rPr>
          <w:rStyle w:val="BOLD"/>
          <w:color w:val="auto"/>
          <w:sz w:val="20"/>
          <w:szCs w:val="20"/>
          <w:rPrChange w:id="70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case</w:t>
      </w:r>
      <w:r w:rsidRPr="008719E0">
        <w:rPr>
          <w:color w:val="auto"/>
          <w:sz w:val="20"/>
          <w:szCs w:val="20"/>
          <w:rPrChange w:id="71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(state)</w:t>
      </w:r>
    </w:p>
    <w:p w:rsidR="00437A94" w:rsidRPr="008719E0" w:rsidRDefault="00437A94" w:rsidP="00437A94">
      <w:pPr>
        <w:pStyle w:val="DPGMMID"/>
        <w:tabs>
          <w:tab w:val="left" w:pos="1162"/>
        </w:tabs>
        <w:spacing w:line="276" w:lineRule="auto"/>
        <w:ind w:left="1225"/>
        <w:jc w:val="both"/>
        <w:rPr>
          <w:color w:val="auto"/>
          <w:sz w:val="20"/>
          <w:szCs w:val="20"/>
          <w:rPrChange w:id="72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3" w:author="Michael Ciletti" w:date="2016-07-21T14:00:00Z">
          <w:pPr>
            <w:pStyle w:val="DPGMMID"/>
            <w:tabs>
              <w:tab w:val="left" w:pos="1162"/>
            </w:tabs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74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8719E0">
        <w:rPr>
          <w:color w:val="auto"/>
          <w:sz w:val="20"/>
          <w:szCs w:val="20"/>
          <w:rPrChange w:id="75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color w:val="auto"/>
          <w:sz w:val="20"/>
          <w:szCs w:val="20"/>
          <w:rPrChange w:id="76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S0:</w:t>
      </w:r>
      <w:r w:rsidRPr="008719E0">
        <w:rPr>
          <w:color w:val="auto"/>
          <w:sz w:val="20"/>
          <w:szCs w:val="20"/>
          <w:rPrChange w:id="77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8719E0">
        <w:rPr>
          <w:rStyle w:val="BOLD"/>
          <w:color w:val="auto"/>
          <w:sz w:val="20"/>
          <w:szCs w:val="20"/>
          <w:rPrChange w:id="78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8719E0">
        <w:rPr>
          <w:color w:val="auto"/>
          <w:sz w:val="20"/>
          <w:szCs w:val="20"/>
          <w:rPrChange w:id="79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del w:id="80" w:author="Michael Ciletti" w:date="2016-07-21T15:02:00Z">
        <w:r w:rsidRPr="008719E0" w:rsidDel="00D55E7B">
          <w:rPr>
            <w:color w:val="auto"/>
            <w:sz w:val="20"/>
            <w:szCs w:val="20"/>
            <w:rPrChange w:id="81" w:author="Michael Ciletti" w:date="2016-06-16T14:42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(~</w:delText>
        </w:r>
      </w:del>
      <w:ins w:id="82" w:author="Michael Ciletti" w:date="2016-07-21T15:02:00Z">
        <w:r w:rsidRPr="008719E0">
          <w:rPr>
            <w:color w:val="auto"/>
            <w:sz w:val="20"/>
            <w:szCs w:val="20"/>
            <w:rPrChange w:id="83" w:author="Michael Ciletti" w:date="2016-06-16T14:42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>(</w:t>
        </w:r>
        <w:r>
          <w:rPr>
            <w:color w:val="auto"/>
            <w:sz w:val="20"/>
            <w:szCs w:val="20"/>
          </w:rPr>
          <w:t>!</w:t>
        </w:r>
      </w:ins>
      <w:r w:rsidRPr="008719E0">
        <w:rPr>
          <w:color w:val="auto"/>
          <w:sz w:val="20"/>
          <w:szCs w:val="20"/>
          <w:rPrChange w:id="84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x_in) state &lt;= S1; </w:t>
      </w:r>
      <w:ins w:id="85" w:author="Michael Ciletti" w:date="2016-07-06T08:38:00Z">
        <w:r>
          <w:rPr>
            <w:color w:val="auto"/>
            <w:sz w:val="20"/>
            <w:szCs w:val="20"/>
          </w:rPr>
          <w:tab/>
        </w:r>
      </w:ins>
      <w:r w:rsidRPr="008719E0">
        <w:rPr>
          <w:rStyle w:val="BOLD"/>
          <w:color w:val="auto"/>
          <w:sz w:val="20"/>
          <w:szCs w:val="20"/>
          <w:rPrChange w:id="86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8719E0">
        <w:rPr>
          <w:color w:val="auto"/>
          <w:sz w:val="20"/>
          <w:szCs w:val="20"/>
          <w:rPrChange w:id="87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state &lt;= S0;</w:t>
      </w:r>
    </w:p>
    <w:p w:rsidR="00437A94" w:rsidRPr="008719E0" w:rsidRDefault="00437A94" w:rsidP="00437A94">
      <w:pPr>
        <w:pStyle w:val="DPGMMID"/>
        <w:tabs>
          <w:tab w:val="left" w:pos="1162"/>
        </w:tabs>
        <w:spacing w:line="276" w:lineRule="auto"/>
        <w:ind w:left="1225"/>
        <w:jc w:val="both"/>
        <w:rPr>
          <w:color w:val="auto"/>
          <w:sz w:val="20"/>
          <w:szCs w:val="20"/>
          <w:rPrChange w:id="88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9" w:author="Michael Ciletti" w:date="2016-07-21T14:00:00Z">
          <w:pPr>
            <w:pStyle w:val="DPGMMID"/>
            <w:tabs>
              <w:tab w:val="left" w:pos="1162"/>
            </w:tabs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90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8719E0">
        <w:rPr>
          <w:color w:val="auto"/>
          <w:sz w:val="20"/>
          <w:szCs w:val="20"/>
          <w:rPrChange w:id="91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color w:val="auto"/>
          <w:sz w:val="20"/>
          <w:szCs w:val="20"/>
          <w:rPrChange w:id="92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S1: </w:t>
      </w:r>
      <w:r w:rsidRPr="008719E0">
        <w:rPr>
          <w:color w:val="auto"/>
          <w:sz w:val="20"/>
          <w:szCs w:val="20"/>
          <w:rPrChange w:id="93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8719E0">
        <w:rPr>
          <w:rStyle w:val="BOLD"/>
          <w:color w:val="auto"/>
          <w:sz w:val="20"/>
          <w:szCs w:val="20"/>
          <w:rPrChange w:id="94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8719E0">
        <w:rPr>
          <w:color w:val="auto"/>
          <w:sz w:val="20"/>
          <w:szCs w:val="20"/>
          <w:rPrChange w:id="95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ins w:id="96" w:author="Michael Ciletti" w:date="2016-07-21T15:02:00Z">
        <w:r>
          <w:rPr>
            <w:color w:val="auto"/>
            <w:sz w:val="20"/>
            <w:szCs w:val="20"/>
          </w:rPr>
          <w:t xml:space="preserve"> </w:t>
        </w:r>
      </w:ins>
      <w:r w:rsidRPr="008719E0">
        <w:rPr>
          <w:color w:val="auto"/>
          <w:sz w:val="20"/>
          <w:szCs w:val="20"/>
          <w:rPrChange w:id="97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x_in) </w:t>
      </w:r>
      <w:del w:id="98" w:author="Michael Ciletti" w:date="2016-07-06T08:37:00Z">
        <w:r w:rsidRPr="008719E0" w:rsidDel="0047714A">
          <w:rPr>
            <w:color w:val="auto"/>
            <w:sz w:val="20"/>
            <w:szCs w:val="20"/>
            <w:rPrChange w:id="99" w:author="Michael Ciletti" w:date="2016-06-16T14:42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8719E0">
        <w:rPr>
          <w:color w:val="auto"/>
          <w:sz w:val="20"/>
          <w:szCs w:val="20"/>
          <w:rPrChange w:id="100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state &lt;= S2; </w:t>
      </w:r>
      <w:ins w:id="101" w:author="Michael Ciletti" w:date="2016-07-06T08:38:00Z">
        <w:r>
          <w:rPr>
            <w:color w:val="auto"/>
            <w:sz w:val="20"/>
            <w:szCs w:val="20"/>
          </w:rPr>
          <w:tab/>
        </w:r>
      </w:ins>
      <w:r w:rsidRPr="008719E0">
        <w:rPr>
          <w:rStyle w:val="BOLD"/>
          <w:color w:val="auto"/>
          <w:sz w:val="20"/>
          <w:szCs w:val="20"/>
          <w:rPrChange w:id="102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8719E0">
        <w:rPr>
          <w:color w:val="auto"/>
          <w:sz w:val="20"/>
          <w:szCs w:val="20"/>
          <w:rPrChange w:id="103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state &lt;= S3;</w:t>
      </w:r>
    </w:p>
    <w:p w:rsidR="00437A94" w:rsidRPr="008719E0" w:rsidRDefault="00437A94" w:rsidP="00437A94">
      <w:pPr>
        <w:pStyle w:val="DPGMMID"/>
        <w:tabs>
          <w:tab w:val="left" w:pos="1162"/>
        </w:tabs>
        <w:spacing w:line="276" w:lineRule="auto"/>
        <w:ind w:left="1225"/>
        <w:jc w:val="both"/>
        <w:rPr>
          <w:color w:val="auto"/>
          <w:sz w:val="20"/>
          <w:szCs w:val="20"/>
          <w:rPrChange w:id="104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5" w:author="Michael Ciletti" w:date="2016-07-21T14:00:00Z">
          <w:pPr>
            <w:pStyle w:val="DPGMMID"/>
            <w:tabs>
              <w:tab w:val="left" w:pos="1162"/>
            </w:tabs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106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8719E0">
        <w:rPr>
          <w:color w:val="auto"/>
          <w:sz w:val="20"/>
          <w:szCs w:val="20"/>
          <w:rPrChange w:id="107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color w:val="auto"/>
          <w:sz w:val="20"/>
          <w:szCs w:val="20"/>
          <w:rPrChange w:id="108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S2:</w:t>
      </w:r>
      <w:r w:rsidRPr="008719E0">
        <w:rPr>
          <w:color w:val="auto"/>
          <w:sz w:val="20"/>
          <w:szCs w:val="20"/>
          <w:rPrChange w:id="109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8719E0">
        <w:rPr>
          <w:rStyle w:val="BOLD"/>
          <w:color w:val="auto"/>
          <w:sz w:val="20"/>
          <w:szCs w:val="20"/>
          <w:rPrChange w:id="110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8719E0">
        <w:rPr>
          <w:color w:val="auto"/>
          <w:sz w:val="20"/>
          <w:szCs w:val="20"/>
          <w:rPrChange w:id="111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del w:id="112" w:author="Michael Ciletti" w:date="2016-07-21T15:02:00Z">
        <w:r w:rsidRPr="008719E0" w:rsidDel="00D55E7B">
          <w:rPr>
            <w:color w:val="auto"/>
            <w:sz w:val="20"/>
            <w:szCs w:val="20"/>
            <w:rPrChange w:id="113" w:author="Michael Ciletti" w:date="2016-06-16T14:42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(~</w:delText>
        </w:r>
      </w:del>
      <w:ins w:id="114" w:author="Michael Ciletti" w:date="2016-07-21T15:02:00Z">
        <w:r w:rsidRPr="008719E0">
          <w:rPr>
            <w:color w:val="auto"/>
            <w:sz w:val="20"/>
            <w:szCs w:val="20"/>
            <w:rPrChange w:id="115" w:author="Michael Ciletti" w:date="2016-06-16T14:42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>(</w:t>
        </w:r>
        <w:r>
          <w:rPr>
            <w:color w:val="auto"/>
            <w:sz w:val="20"/>
            <w:szCs w:val="20"/>
          </w:rPr>
          <w:t>!</w:t>
        </w:r>
      </w:ins>
      <w:r w:rsidRPr="008719E0">
        <w:rPr>
          <w:color w:val="auto"/>
          <w:sz w:val="20"/>
          <w:szCs w:val="20"/>
          <w:rPrChange w:id="116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x_in) state &lt;= S3; </w:t>
      </w:r>
      <w:ins w:id="117" w:author="Michael Ciletti" w:date="2016-07-06T08:38:00Z">
        <w:r>
          <w:rPr>
            <w:color w:val="auto"/>
            <w:sz w:val="20"/>
            <w:szCs w:val="20"/>
          </w:rPr>
          <w:tab/>
        </w:r>
      </w:ins>
      <w:r w:rsidRPr="008719E0">
        <w:rPr>
          <w:rStyle w:val="BOLD"/>
          <w:color w:val="auto"/>
          <w:sz w:val="20"/>
          <w:szCs w:val="20"/>
          <w:rPrChange w:id="118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8719E0">
        <w:rPr>
          <w:color w:val="auto"/>
          <w:sz w:val="20"/>
          <w:szCs w:val="20"/>
          <w:rPrChange w:id="119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state &lt;= S2;</w:t>
      </w:r>
    </w:p>
    <w:p w:rsidR="00437A94" w:rsidRPr="008719E0" w:rsidRDefault="00437A94" w:rsidP="00437A94">
      <w:pPr>
        <w:pStyle w:val="DPGMMID"/>
        <w:tabs>
          <w:tab w:val="left" w:pos="1162"/>
        </w:tabs>
        <w:spacing w:line="276" w:lineRule="auto"/>
        <w:ind w:left="1225"/>
        <w:jc w:val="both"/>
        <w:rPr>
          <w:color w:val="auto"/>
          <w:sz w:val="20"/>
          <w:szCs w:val="20"/>
          <w:rPrChange w:id="120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1" w:author="Michael Ciletti" w:date="2016-07-21T14:00:00Z">
          <w:pPr>
            <w:pStyle w:val="DPGMMID"/>
            <w:tabs>
              <w:tab w:val="left" w:pos="1162"/>
            </w:tabs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122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color w:val="auto"/>
          <w:sz w:val="20"/>
          <w:szCs w:val="20"/>
          <w:rPrChange w:id="123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color w:val="auto"/>
          <w:sz w:val="20"/>
          <w:szCs w:val="20"/>
          <w:rPrChange w:id="124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color w:val="auto"/>
          <w:sz w:val="20"/>
          <w:szCs w:val="20"/>
          <w:rPrChange w:id="125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S3: </w:t>
      </w:r>
      <w:r w:rsidRPr="008719E0">
        <w:rPr>
          <w:color w:val="auto"/>
          <w:sz w:val="20"/>
          <w:szCs w:val="20"/>
          <w:rPrChange w:id="126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8719E0">
        <w:rPr>
          <w:rStyle w:val="BOLD"/>
          <w:color w:val="auto"/>
          <w:sz w:val="20"/>
          <w:szCs w:val="20"/>
          <w:rPrChange w:id="127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8719E0">
        <w:rPr>
          <w:color w:val="auto"/>
          <w:sz w:val="20"/>
          <w:szCs w:val="20"/>
          <w:rPrChange w:id="128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del w:id="129" w:author="Michael Ciletti" w:date="2016-07-21T15:02:00Z">
        <w:r w:rsidRPr="008719E0" w:rsidDel="00D55E7B">
          <w:rPr>
            <w:color w:val="auto"/>
            <w:sz w:val="20"/>
            <w:szCs w:val="20"/>
            <w:rPrChange w:id="130" w:author="Michael Ciletti" w:date="2016-06-16T14:42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(~</w:delText>
        </w:r>
      </w:del>
      <w:ins w:id="131" w:author="Michael Ciletti" w:date="2016-07-21T15:02:00Z">
        <w:r w:rsidRPr="008719E0">
          <w:rPr>
            <w:color w:val="auto"/>
            <w:sz w:val="20"/>
            <w:szCs w:val="20"/>
            <w:rPrChange w:id="132" w:author="Michael Ciletti" w:date="2016-06-16T14:42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>(</w:t>
        </w:r>
        <w:r>
          <w:rPr>
            <w:color w:val="auto"/>
            <w:sz w:val="20"/>
            <w:szCs w:val="20"/>
          </w:rPr>
          <w:t>!</w:t>
        </w:r>
      </w:ins>
      <w:r w:rsidRPr="008719E0">
        <w:rPr>
          <w:color w:val="auto"/>
          <w:sz w:val="20"/>
          <w:szCs w:val="20"/>
          <w:rPrChange w:id="133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x_in) state &lt;= S0; </w:t>
      </w:r>
      <w:ins w:id="134" w:author="Michael Ciletti" w:date="2016-07-06T08:38:00Z">
        <w:r>
          <w:rPr>
            <w:color w:val="auto"/>
            <w:sz w:val="20"/>
            <w:szCs w:val="20"/>
          </w:rPr>
          <w:tab/>
        </w:r>
      </w:ins>
      <w:r w:rsidRPr="008719E0">
        <w:rPr>
          <w:rStyle w:val="BOLD"/>
          <w:color w:val="auto"/>
          <w:sz w:val="20"/>
          <w:szCs w:val="20"/>
          <w:rPrChange w:id="135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8719E0">
        <w:rPr>
          <w:color w:val="auto"/>
          <w:sz w:val="20"/>
          <w:szCs w:val="20"/>
          <w:rPrChange w:id="136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state &lt;= S3;</w:t>
      </w:r>
    </w:p>
    <w:p w:rsidR="00437A94" w:rsidRPr="008719E0" w:rsidRDefault="00437A94" w:rsidP="00437A94">
      <w:pPr>
        <w:pStyle w:val="DPGMMID"/>
        <w:spacing w:line="276" w:lineRule="auto"/>
        <w:ind w:left="1225"/>
        <w:jc w:val="both"/>
        <w:rPr>
          <w:color w:val="auto"/>
          <w:sz w:val="20"/>
          <w:szCs w:val="20"/>
          <w:rPrChange w:id="137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8" w:author="Michael Ciletti" w:date="2016-07-21T14:00:00Z">
          <w:pPr>
            <w:pStyle w:val="DPGMMID"/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139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color w:val="auto"/>
          <w:sz w:val="20"/>
          <w:szCs w:val="20"/>
          <w:rPrChange w:id="140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rStyle w:val="BOLD"/>
          <w:color w:val="auto"/>
          <w:sz w:val="20"/>
          <w:szCs w:val="20"/>
          <w:rPrChange w:id="141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endcase</w:t>
      </w:r>
    </w:p>
    <w:p w:rsidR="00437A94" w:rsidRPr="008719E0" w:rsidRDefault="00437A94" w:rsidP="00437A94">
      <w:pPr>
        <w:pStyle w:val="DPGMMID"/>
        <w:tabs>
          <w:tab w:val="left" w:pos="3720"/>
        </w:tabs>
        <w:spacing w:line="276" w:lineRule="auto"/>
        <w:ind w:left="1225"/>
        <w:jc w:val="both"/>
        <w:rPr>
          <w:color w:val="auto"/>
          <w:sz w:val="20"/>
          <w:szCs w:val="20"/>
          <w:rPrChange w:id="142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3" w:author="Michael Ciletti" w:date="2016-07-21T14:00:00Z">
          <w:pPr>
            <w:pStyle w:val="DPGMMID"/>
            <w:tabs>
              <w:tab w:val="left" w:pos="3720"/>
            </w:tabs>
            <w:spacing w:line="480" w:lineRule="auto"/>
          </w:pPr>
        </w:pPrChange>
      </w:pPr>
      <w:r w:rsidRPr="008719E0">
        <w:rPr>
          <w:color w:val="auto"/>
          <w:sz w:val="20"/>
          <w:szCs w:val="20"/>
          <w:rPrChange w:id="144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8719E0">
        <w:rPr>
          <w:rStyle w:val="BOLD"/>
          <w:color w:val="auto"/>
          <w:sz w:val="20"/>
          <w:szCs w:val="20"/>
          <w:rPrChange w:id="145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8719E0">
        <w:rPr>
          <w:color w:val="auto"/>
          <w:sz w:val="20"/>
          <w:szCs w:val="20"/>
          <w:rPrChange w:id="146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y_out = state;</w:t>
      </w:r>
      <w:r w:rsidRPr="008719E0">
        <w:rPr>
          <w:color w:val="auto"/>
          <w:sz w:val="20"/>
          <w:szCs w:val="20"/>
          <w:rPrChange w:id="147" w:author="Michael Ciletti" w:date="2016-06-16T14:42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Output of flip-flops</w:t>
      </w:r>
    </w:p>
    <w:p w:rsidR="00437A94" w:rsidRPr="008719E0" w:rsidRDefault="00437A94" w:rsidP="00437A94">
      <w:pPr>
        <w:pStyle w:val="DPGMLAST"/>
        <w:pBdr>
          <w:bottom w:val="single" w:sz="4" w:space="1" w:color="auto"/>
        </w:pBdr>
        <w:spacing w:after="240" w:line="276" w:lineRule="auto"/>
        <w:ind w:left="1225"/>
        <w:jc w:val="both"/>
        <w:rPr>
          <w:b/>
          <w:color w:val="auto"/>
          <w:sz w:val="20"/>
          <w:szCs w:val="20"/>
          <w:lang w:val="en-US"/>
          <w:rPrChange w:id="148" w:author="Michael Ciletti" w:date="2016-06-16T14:42:00Z">
            <w:rPr>
              <w:rFonts w:ascii="Times New Roman" w:hAnsi="Times New Roman" w:cs="Times New Roman"/>
              <w:b/>
              <w:color w:val="auto"/>
              <w:sz w:val="24"/>
              <w:lang w:val="en-US"/>
            </w:rPr>
          </w:rPrChange>
        </w:rPr>
        <w:pPrChange w:id="149" w:author="Michael Ciletti" w:date="2016-07-21T14:00:00Z">
          <w:pPr>
            <w:pStyle w:val="DPGMLAST"/>
            <w:pBdr>
              <w:bottom w:val="single" w:sz="4" w:space="1" w:color="auto"/>
            </w:pBdr>
            <w:spacing w:after="240" w:line="480" w:lineRule="auto"/>
          </w:pPr>
        </w:pPrChange>
      </w:pPr>
      <w:r w:rsidRPr="008719E0">
        <w:rPr>
          <w:rStyle w:val="BOLD"/>
          <w:color w:val="auto"/>
          <w:sz w:val="20"/>
          <w:szCs w:val="20"/>
          <w:rPrChange w:id="150" w:author="Michael Ciletti" w:date="2016-06-16T14:42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A94"/>
    <w:rsid w:val="00437A94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PGMMID">
    <w:name w:val="DPGM_MID"/>
    <w:basedOn w:val="Normal"/>
    <w:rsid w:val="00437A94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DPGMLAST">
    <w:name w:val="DPGM_LAST"/>
    <w:basedOn w:val="Normal"/>
    <w:rsid w:val="00437A94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EXMprogramlisting">
    <w:name w:val="EXM_programlisting"/>
    <w:basedOn w:val="Normal"/>
    <w:rsid w:val="00437A94"/>
    <w:pPr>
      <w:widowControl w:val="0"/>
      <w:autoSpaceDE w:val="0"/>
      <w:autoSpaceDN w:val="0"/>
      <w:adjustRightInd w:val="0"/>
      <w:spacing w:line="220" w:lineRule="atLeast"/>
      <w:ind w:left="1200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437A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7A9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A9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PGMMID">
    <w:name w:val="DPGM_MID"/>
    <w:basedOn w:val="Normal"/>
    <w:rsid w:val="00437A94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DPGMLAST">
    <w:name w:val="DPGM_LAST"/>
    <w:basedOn w:val="Normal"/>
    <w:rsid w:val="00437A94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EXMprogramlisting">
    <w:name w:val="EXM_programlisting"/>
    <w:basedOn w:val="Normal"/>
    <w:rsid w:val="00437A94"/>
    <w:pPr>
      <w:widowControl w:val="0"/>
      <w:autoSpaceDE w:val="0"/>
      <w:autoSpaceDN w:val="0"/>
      <w:adjustRightInd w:val="0"/>
      <w:spacing w:line="220" w:lineRule="atLeast"/>
      <w:ind w:left="1200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437A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7A9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A9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Macintosh Word</Application>
  <DocSecurity>0</DocSecurity>
  <Lines>4</Lines>
  <Paragraphs>1</Paragraphs>
  <ScaleCrop>false</ScaleCrop>
  <Company>mdc Images</Company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2017-06-07T02:27:00Z</dcterms:created>
  <dcterms:modified xsi:type="dcterms:W3CDTF">2017-06-07T02:27:00Z</dcterms:modified>
</cp:coreProperties>
</file>