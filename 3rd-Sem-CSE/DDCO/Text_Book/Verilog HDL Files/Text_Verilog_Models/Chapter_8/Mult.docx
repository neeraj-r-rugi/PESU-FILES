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// Behavioral (RTL) description of a parallel multiplier (n = 8)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rStyle w:val="BOLD"/>
          <w:color w:val="auto"/>
          <w:sz w:val="20"/>
          <w:szCs w:val="20"/>
          <w:rPrChange w:id="5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B5BC3">
        <w:rPr>
          <w:color w:val="auto"/>
          <w:sz w:val="20"/>
          <w:szCs w:val="20"/>
          <w:rPrChange w:id="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bookmarkStart w:id="7" w:name="_GoBack"/>
      <w:r w:rsidRPr="004B5BC3">
        <w:rPr>
          <w:color w:val="auto"/>
          <w:sz w:val="20"/>
          <w:szCs w:val="20"/>
          <w:rPrChange w:id="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Mult</w:t>
      </w:r>
      <w:bookmarkEnd w:id="7"/>
      <w:r w:rsidRPr="004B5BC3">
        <w:rPr>
          <w:color w:val="auto"/>
          <w:sz w:val="20"/>
          <w:szCs w:val="20"/>
          <w:rPrChange w:id="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(Product, Multiplicand, Multiplier);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13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B5BC3">
        <w:rPr>
          <w:color w:val="auto"/>
          <w:sz w:val="20"/>
          <w:szCs w:val="20"/>
          <w:rPrChange w:id="1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[7: 0]</w:t>
      </w:r>
      <w:r w:rsidRPr="004B5BC3">
        <w:rPr>
          <w:color w:val="auto"/>
          <w:sz w:val="20"/>
          <w:szCs w:val="20"/>
          <w:rPrChange w:id="1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Multiplicand, Multiplier;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21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4B5BC3">
        <w:rPr>
          <w:color w:val="auto"/>
          <w:sz w:val="20"/>
          <w:szCs w:val="20"/>
          <w:rPrChange w:id="2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</w:t>
      </w:r>
      <w:r w:rsidRPr="004B5BC3">
        <w:rPr>
          <w:rStyle w:val="BOLD"/>
          <w:color w:val="auto"/>
          <w:sz w:val="20"/>
          <w:szCs w:val="20"/>
          <w:rPrChange w:id="23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4B5BC3">
        <w:rPr>
          <w:color w:val="auto"/>
          <w:sz w:val="20"/>
          <w:szCs w:val="20"/>
          <w:rPrChange w:id="2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[15: 0] Product;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6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28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4B5BC3">
        <w:rPr>
          <w:color w:val="auto"/>
          <w:sz w:val="20"/>
          <w:szCs w:val="20"/>
          <w:rPrChange w:id="2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(Multiplicand, Multiplier)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3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1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3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3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3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Product = Multiplicand * Multiplier;</w:t>
      </w:r>
    </w:p>
    <w:p w:rsidR="001B594F" w:rsidRDefault="001B594F" w:rsidP="001B594F">
      <w:pPr>
        <w:pStyle w:val="EXAMPLE1"/>
        <w:spacing w:line="276" w:lineRule="auto"/>
        <w:ind w:left="1200"/>
        <w:rPr>
          <w:ins w:id="35" w:author="Michael Ciletti" w:date="2016-06-28T09:24:00Z"/>
          <w:rStyle w:val="BOLD"/>
          <w:color w:val="auto"/>
          <w:sz w:val="20"/>
          <w:szCs w:val="20"/>
        </w:rPr>
        <w:pPrChange w:id="36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rStyle w:val="BOLD"/>
          <w:color w:val="auto"/>
          <w:sz w:val="20"/>
          <w:szCs w:val="20"/>
          <w:rPrChange w:id="37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1B594F" w:rsidRPr="00DD20D3" w:rsidRDefault="001B594F" w:rsidP="001B594F">
      <w:pPr>
        <w:pStyle w:val="BasicParagraph"/>
        <w:rPr>
          <w:rPrChange w:id="38" w:author="Michael Ciletti" w:date="2016-06-28T09:2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39" w:author="Michael Ciletti" w:date="2016-06-28T09:24:00Z">
          <w:pPr>
            <w:pStyle w:val="EXAMPLE1"/>
            <w:spacing w:line="480" w:lineRule="auto"/>
          </w:pPr>
        </w:pPrChange>
      </w:pP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4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1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rStyle w:val="BOLD"/>
          <w:color w:val="auto"/>
          <w:sz w:val="20"/>
          <w:szCs w:val="20"/>
          <w:rPrChange w:id="42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B5BC3">
        <w:rPr>
          <w:color w:val="auto"/>
          <w:sz w:val="20"/>
          <w:szCs w:val="20"/>
          <w:rPrChange w:id="4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Algorithmic_Binary_Multiplier #(</w:t>
      </w:r>
      <w:r w:rsidRPr="004B5BC3">
        <w:rPr>
          <w:rStyle w:val="BOLD"/>
          <w:color w:val="auto"/>
          <w:sz w:val="20"/>
          <w:szCs w:val="20"/>
          <w:rPrChange w:id="44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4B5BC3">
        <w:rPr>
          <w:color w:val="auto"/>
          <w:sz w:val="20"/>
          <w:szCs w:val="20"/>
          <w:rPrChange w:id="4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dp_width = 5) (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4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47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4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49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output</w:t>
      </w:r>
      <w:r w:rsidRPr="004B5BC3">
        <w:rPr>
          <w:color w:val="auto"/>
          <w:sz w:val="20"/>
          <w:szCs w:val="20"/>
          <w:rPrChange w:id="5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[2*dp_width -1: 0] Product, </w:t>
      </w:r>
      <w:r w:rsidRPr="004B5BC3">
        <w:rPr>
          <w:rStyle w:val="BOLD"/>
          <w:color w:val="auto"/>
          <w:sz w:val="20"/>
          <w:szCs w:val="20"/>
          <w:rPrChange w:id="51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input</w:t>
      </w:r>
      <w:r w:rsidRPr="004B5BC3">
        <w:rPr>
          <w:color w:val="auto"/>
          <w:sz w:val="20"/>
          <w:szCs w:val="20"/>
          <w:rPrChange w:id="5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[dp_width -1: 0] Multiplicand, Multiplier);</w:t>
      </w:r>
    </w:p>
    <w:p w:rsidR="001B594F" w:rsidRPr="004B5BC3" w:rsidRDefault="001B594F" w:rsidP="001B594F">
      <w:pPr>
        <w:pStyle w:val="EXAMPLE1"/>
        <w:tabs>
          <w:tab w:val="clear" w:pos="1200"/>
          <w:tab w:val="clear" w:pos="1760"/>
          <w:tab w:val="left" w:pos="2860"/>
          <w:tab w:val="left" w:pos="4320"/>
        </w:tabs>
        <w:spacing w:line="276" w:lineRule="auto"/>
        <w:ind w:left="1200"/>
        <w:rPr>
          <w:color w:val="auto"/>
          <w:sz w:val="20"/>
          <w:szCs w:val="20"/>
          <w:rPrChange w:id="5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54" w:author="Michael Ciletti" w:date="2016-06-28T09:24:00Z">
          <w:pPr>
            <w:pStyle w:val="EXAMPLE1"/>
            <w:tabs>
              <w:tab w:val="clear" w:pos="1200"/>
              <w:tab w:val="clear" w:pos="1760"/>
              <w:tab w:val="left" w:pos="2860"/>
              <w:tab w:val="left" w:pos="4320"/>
            </w:tabs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5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56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4B5BC3">
        <w:rPr>
          <w:color w:val="auto"/>
          <w:sz w:val="20"/>
          <w:szCs w:val="20"/>
          <w:rPrChange w:id="5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[dp_width -1: 0]</w:t>
      </w:r>
      <w:r w:rsidRPr="004B5BC3">
        <w:rPr>
          <w:color w:val="auto"/>
          <w:sz w:val="20"/>
          <w:szCs w:val="20"/>
          <w:rPrChange w:id="5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A, B, Q;</w:t>
      </w:r>
      <w:r w:rsidRPr="004B5BC3">
        <w:rPr>
          <w:color w:val="auto"/>
          <w:sz w:val="20"/>
          <w:szCs w:val="20"/>
          <w:rPrChange w:id="5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Sized for datapath</w:t>
      </w:r>
    </w:p>
    <w:p w:rsidR="001B594F" w:rsidRPr="004B5BC3" w:rsidRDefault="001B594F" w:rsidP="001B594F">
      <w:pPr>
        <w:pStyle w:val="EXAMPLE1"/>
        <w:tabs>
          <w:tab w:val="clear" w:pos="1200"/>
          <w:tab w:val="clear" w:pos="1760"/>
          <w:tab w:val="left" w:pos="2860"/>
        </w:tabs>
        <w:spacing w:line="276" w:lineRule="auto"/>
        <w:ind w:left="1200"/>
        <w:rPr>
          <w:color w:val="auto"/>
          <w:sz w:val="20"/>
          <w:szCs w:val="20"/>
          <w:rPrChange w:id="6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1" w:author="Michael Ciletti" w:date="2016-06-28T09:24:00Z">
          <w:pPr>
            <w:pStyle w:val="EXAMPLE1"/>
            <w:tabs>
              <w:tab w:val="clear" w:pos="1200"/>
              <w:tab w:val="clear" w:pos="1760"/>
              <w:tab w:val="left" w:pos="2860"/>
            </w:tabs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6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63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4B5BC3">
        <w:rPr>
          <w:rStyle w:val="BOLD"/>
          <w:color w:val="auto"/>
          <w:sz w:val="20"/>
          <w:szCs w:val="20"/>
          <w:rPrChange w:id="64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4B5BC3">
        <w:rPr>
          <w:color w:val="auto"/>
          <w:sz w:val="20"/>
          <w:szCs w:val="20"/>
          <w:rPrChange w:id="6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C;</w:t>
      </w:r>
    </w:p>
    <w:p w:rsidR="001B594F" w:rsidRPr="004B5BC3" w:rsidRDefault="001B594F" w:rsidP="001B594F">
      <w:pPr>
        <w:pStyle w:val="EXAMPLE1"/>
        <w:tabs>
          <w:tab w:val="clear" w:pos="1200"/>
          <w:tab w:val="clear" w:pos="1760"/>
          <w:tab w:val="left" w:pos="2860"/>
        </w:tabs>
        <w:spacing w:line="276" w:lineRule="auto"/>
        <w:ind w:left="1200"/>
        <w:rPr>
          <w:color w:val="auto"/>
          <w:sz w:val="20"/>
          <w:szCs w:val="20"/>
          <w:rPrChange w:id="6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67" w:author="Michael Ciletti" w:date="2016-06-28T09:24:00Z">
          <w:pPr>
            <w:pStyle w:val="EXAMPLE1"/>
            <w:tabs>
              <w:tab w:val="clear" w:pos="1200"/>
              <w:tab w:val="clear" w:pos="1760"/>
              <w:tab w:val="left" w:pos="2860"/>
            </w:tabs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6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69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integer</w:t>
      </w:r>
      <w:r w:rsidRPr="004B5BC3">
        <w:rPr>
          <w:color w:val="auto"/>
          <w:sz w:val="20"/>
          <w:szCs w:val="20"/>
          <w:rPrChange w:id="7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k;</w:t>
      </w:r>
    </w:p>
    <w:p w:rsidR="001B594F" w:rsidRPr="004B5BC3" w:rsidRDefault="001B594F" w:rsidP="001B594F">
      <w:pPr>
        <w:pStyle w:val="EXAMPLE1"/>
        <w:tabs>
          <w:tab w:val="clear" w:pos="1200"/>
          <w:tab w:val="clear" w:pos="1760"/>
          <w:tab w:val="left" w:pos="2860"/>
        </w:tabs>
        <w:spacing w:line="276" w:lineRule="auto"/>
        <w:ind w:left="1200"/>
        <w:rPr>
          <w:color w:val="auto"/>
          <w:sz w:val="20"/>
          <w:szCs w:val="20"/>
          <w:rPrChange w:id="7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2" w:author="Michael Ciletti" w:date="2016-06-28T09:24:00Z">
          <w:pPr>
            <w:pStyle w:val="EXAMPLE1"/>
            <w:tabs>
              <w:tab w:val="clear" w:pos="1200"/>
              <w:tab w:val="clear" w:pos="1760"/>
              <w:tab w:val="left" w:pos="2860"/>
            </w:tabs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7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74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assign</w:t>
      </w:r>
      <w:r w:rsidRPr="004B5BC3">
        <w:rPr>
          <w:rStyle w:val="BOLD"/>
          <w:color w:val="auto"/>
          <w:sz w:val="20"/>
          <w:szCs w:val="20"/>
          <w:rPrChange w:id="75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4B5BC3">
        <w:rPr>
          <w:color w:val="auto"/>
          <w:sz w:val="20"/>
          <w:szCs w:val="20"/>
          <w:rPrChange w:id="7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Product = {C, A, Q};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7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78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7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80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4B5BC3">
        <w:rPr>
          <w:color w:val="auto"/>
          <w:sz w:val="20"/>
          <w:szCs w:val="20"/>
          <w:rPrChange w:id="8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(Multiplier, Multiplicand) </w:t>
      </w:r>
      <w:r w:rsidRPr="004B5BC3">
        <w:rPr>
          <w:b/>
          <w:bCs/>
          <w:color w:val="auto"/>
          <w:sz w:val="20"/>
          <w:szCs w:val="20"/>
          <w:rPrChange w:id="82" w:author="Michael Ciletti" w:date="2016-06-25T13:18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begin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8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4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8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8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8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Q = Multiplier;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8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89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9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9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9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B = Multiplicand;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9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4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9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9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9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C = 0;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9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99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0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0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10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A = 0;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0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04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0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0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10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</w:t>
      </w:r>
      <w:r w:rsidRPr="004B5BC3">
        <w:rPr>
          <w:rStyle w:val="BOLD"/>
          <w:color w:val="auto"/>
          <w:sz w:val="20"/>
          <w:szCs w:val="20"/>
          <w:rPrChange w:id="108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for</w:t>
      </w:r>
      <w:r w:rsidRPr="004B5BC3">
        <w:rPr>
          <w:color w:val="auto"/>
          <w:sz w:val="20"/>
          <w:szCs w:val="20"/>
          <w:rPrChange w:id="10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(k = 0; k &lt;= dp_width -1; k = k + 1) </w:t>
      </w:r>
      <w:r w:rsidRPr="004B5BC3">
        <w:rPr>
          <w:rStyle w:val="BOLD"/>
          <w:color w:val="auto"/>
          <w:sz w:val="20"/>
          <w:szCs w:val="20"/>
          <w:rPrChange w:id="110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1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2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1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1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11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</w:t>
      </w:r>
      <w:r w:rsidRPr="004B5BC3">
        <w:rPr>
          <w:rStyle w:val="BOLD"/>
          <w:color w:val="auto"/>
          <w:sz w:val="20"/>
          <w:szCs w:val="20"/>
          <w:rPrChange w:id="116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if</w:t>
      </w:r>
      <w:r w:rsidRPr="004B5BC3">
        <w:rPr>
          <w:color w:val="auto"/>
          <w:sz w:val="20"/>
          <w:szCs w:val="20"/>
          <w:rPrChange w:id="11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(Q[0]) {C, A} = A + B;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11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19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2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2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12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  {C, A, Q} = {C, A, Q} &gt;&gt; 1;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2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4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2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126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2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28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2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130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1B594F" w:rsidRDefault="001B594F" w:rsidP="001B594F">
      <w:pPr>
        <w:pStyle w:val="EXAMPLE1"/>
        <w:spacing w:line="276" w:lineRule="auto"/>
        <w:ind w:left="1200"/>
        <w:rPr>
          <w:ins w:id="131" w:author="Michael Ciletti" w:date="2016-06-28T09:24:00Z"/>
          <w:rStyle w:val="BOLD"/>
          <w:color w:val="auto"/>
          <w:sz w:val="20"/>
          <w:szCs w:val="20"/>
        </w:rPr>
        <w:pPrChange w:id="132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rStyle w:val="BOLD"/>
          <w:color w:val="auto"/>
          <w:sz w:val="20"/>
          <w:szCs w:val="20"/>
          <w:rPrChange w:id="133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endmodule</w:t>
      </w:r>
    </w:p>
    <w:p w:rsidR="001B594F" w:rsidRPr="00DD20D3" w:rsidRDefault="001B594F" w:rsidP="001B594F">
      <w:pPr>
        <w:pStyle w:val="BasicParagraph"/>
        <w:rPr>
          <w:rPrChange w:id="134" w:author="Michael Ciletti" w:date="2016-06-28T09:24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5" w:author="Michael Ciletti" w:date="2016-06-28T09:24:00Z">
          <w:pPr>
            <w:pStyle w:val="EXAMPLE1"/>
            <w:spacing w:line="480" w:lineRule="auto"/>
          </w:pPr>
        </w:pPrChange>
      </w:pP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3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37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rStyle w:val="BOLD"/>
          <w:color w:val="auto"/>
          <w:sz w:val="20"/>
          <w:szCs w:val="20"/>
          <w:rPrChange w:id="138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module</w:t>
      </w:r>
      <w:r w:rsidRPr="004B5BC3">
        <w:rPr>
          <w:color w:val="auto"/>
          <w:sz w:val="20"/>
          <w:szCs w:val="20"/>
          <w:rPrChange w:id="13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t_Algorithmic_Binary_Multiplier;</w:t>
      </w:r>
      <w:ins w:id="140" w:author="Michael Ciletti" w:date="2016-06-28T09:24:00Z">
        <w:r>
          <w:rPr>
            <w:color w:val="auto"/>
            <w:sz w:val="20"/>
            <w:szCs w:val="20"/>
          </w:rPr>
          <w:tab/>
          <w:t>// Self-checking test bench</w:t>
        </w:r>
      </w:ins>
    </w:p>
    <w:p w:rsidR="001B594F" w:rsidRPr="004B5BC3" w:rsidRDefault="001B594F" w:rsidP="001B594F">
      <w:pPr>
        <w:pStyle w:val="EXAMPLE1"/>
        <w:tabs>
          <w:tab w:val="clear" w:pos="1200"/>
          <w:tab w:val="clear" w:pos="1760"/>
          <w:tab w:val="left" w:pos="2880"/>
          <w:tab w:val="left" w:pos="4320"/>
        </w:tabs>
        <w:spacing w:line="276" w:lineRule="auto"/>
        <w:ind w:left="1200"/>
        <w:rPr>
          <w:color w:val="auto"/>
          <w:sz w:val="20"/>
          <w:szCs w:val="20"/>
          <w:rPrChange w:id="14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2" w:author="Michael Ciletti" w:date="2016-06-28T09:24:00Z">
          <w:pPr>
            <w:pStyle w:val="EXAMPLE1"/>
            <w:tabs>
              <w:tab w:val="clear" w:pos="1200"/>
              <w:tab w:val="clear" w:pos="1760"/>
              <w:tab w:val="left" w:pos="2880"/>
              <w:tab w:val="left" w:pos="4320"/>
            </w:tabs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4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144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parameter</w:t>
      </w:r>
      <w:r w:rsidRPr="004B5BC3">
        <w:rPr>
          <w:color w:val="auto"/>
          <w:sz w:val="20"/>
          <w:szCs w:val="20"/>
          <w:rPrChange w:id="14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dp_width = 5;</w:t>
      </w:r>
      <w:r w:rsidRPr="004B5BC3">
        <w:rPr>
          <w:color w:val="auto"/>
          <w:sz w:val="20"/>
          <w:szCs w:val="20"/>
          <w:rPrChange w:id="14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// Width of datapath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4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48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4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150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wire</w:t>
      </w:r>
      <w:r w:rsidRPr="004B5BC3">
        <w:rPr>
          <w:color w:val="auto"/>
          <w:sz w:val="20"/>
          <w:szCs w:val="20"/>
          <w:rPrChange w:id="15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[2</w:t>
      </w:r>
      <w:r w:rsidRPr="004B5BC3">
        <w:rPr>
          <w:rStyle w:val="SUP"/>
          <w:color w:val="auto"/>
          <w:sz w:val="20"/>
          <w:szCs w:val="20"/>
          <w:rPrChange w:id="152" w:author="Michael Ciletti" w:date="2016-06-25T13:18:00Z">
            <w:rPr>
              <w:rStyle w:val="SUP"/>
              <w:rFonts w:ascii="Times New Roman" w:hAnsi="Times New Roman" w:cs="Times New Roman"/>
              <w:color w:val="auto"/>
              <w:sz w:val="24"/>
            </w:rPr>
          </w:rPrChange>
        </w:rPr>
        <w:t>*</w:t>
      </w:r>
      <w:r w:rsidRPr="004B5BC3">
        <w:rPr>
          <w:color w:val="auto"/>
          <w:sz w:val="20"/>
          <w:szCs w:val="20"/>
          <w:rPrChange w:id="15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dp_width -1: 0]</w:t>
      </w:r>
      <w:r w:rsidRPr="004B5BC3">
        <w:rPr>
          <w:color w:val="auto"/>
          <w:sz w:val="20"/>
          <w:szCs w:val="20"/>
          <w:rPrChange w:id="15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Product;</w:t>
      </w:r>
      <w:r w:rsidRPr="004B5BC3">
        <w:rPr>
          <w:color w:val="auto"/>
          <w:sz w:val="20"/>
          <w:szCs w:val="20"/>
          <w:rPrChange w:id="15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</w:p>
    <w:p w:rsidR="001B594F" w:rsidRPr="004B5BC3" w:rsidRDefault="001B594F" w:rsidP="001B594F">
      <w:pPr>
        <w:pStyle w:val="EXAMPLE1"/>
        <w:tabs>
          <w:tab w:val="clear" w:pos="1200"/>
          <w:tab w:val="clear" w:pos="1760"/>
          <w:tab w:val="left" w:pos="2880"/>
        </w:tabs>
        <w:spacing w:line="276" w:lineRule="auto"/>
        <w:ind w:left="1200"/>
        <w:rPr>
          <w:color w:val="auto"/>
          <w:sz w:val="20"/>
          <w:szCs w:val="20"/>
          <w:rPrChange w:id="15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57" w:author="Michael Ciletti" w:date="2016-06-28T09:24:00Z">
          <w:pPr>
            <w:pStyle w:val="EXAMPLE1"/>
            <w:tabs>
              <w:tab w:val="clear" w:pos="1200"/>
              <w:tab w:val="clear" w:pos="1760"/>
              <w:tab w:val="left" w:pos="2880"/>
            </w:tabs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5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159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4B5BC3">
        <w:rPr>
          <w:color w:val="auto"/>
          <w:sz w:val="20"/>
          <w:szCs w:val="20"/>
          <w:rPrChange w:id="16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[dp_width -1: 0]</w:t>
      </w:r>
      <w:r w:rsidRPr="004B5BC3">
        <w:rPr>
          <w:color w:val="auto"/>
          <w:sz w:val="20"/>
          <w:szCs w:val="20"/>
          <w:rPrChange w:id="16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Multiplicand, Multiplier;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6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63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6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165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integer</w:t>
      </w:r>
      <w:r w:rsidRPr="004B5BC3">
        <w:rPr>
          <w:color w:val="auto"/>
          <w:sz w:val="20"/>
          <w:szCs w:val="20"/>
          <w:rPrChange w:id="16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4B5BC3">
        <w:rPr>
          <w:color w:val="auto"/>
          <w:sz w:val="20"/>
          <w:szCs w:val="20"/>
          <w:rPrChange w:id="16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ins w:id="168" w:author="Michael Ciletti" w:date="2016-07-24T16:18:00Z">
        <w:r>
          <w:rPr>
            <w:color w:val="auto"/>
            <w:sz w:val="20"/>
            <w:szCs w:val="20"/>
          </w:rPr>
          <w:tab/>
        </w:r>
      </w:ins>
      <w:del w:id="169" w:author="Michael Ciletti" w:date="2016-07-24T16:18:00Z">
        <w:r w:rsidRPr="004B5BC3" w:rsidDel="00EC37C9">
          <w:rPr>
            <w:color w:val="auto"/>
            <w:sz w:val="20"/>
            <w:szCs w:val="20"/>
            <w:rPrChange w:id="170" w:author="Michael Ciletti" w:date="2016-06-25T13:18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  <w:r w:rsidRPr="004B5BC3" w:rsidDel="00EC37C9">
          <w:rPr>
            <w:color w:val="auto"/>
            <w:sz w:val="20"/>
            <w:szCs w:val="20"/>
            <w:rPrChange w:id="171" w:author="Michael Ciletti" w:date="2016-06-25T13:18:00Z">
              <w:rPr>
                <w:rFonts w:ascii="Times New Roman" w:hAnsi="Times New Roman" w:cs="Times New Roman"/>
                <w:color w:val="auto"/>
                <w:sz w:val="24"/>
              </w:rPr>
            </w:rPrChange>
          </w:rPr>
          <w:tab/>
        </w:r>
      </w:del>
      <w:r w:rsidRPr="004B5BC3">
        <w:rPr>
          <w:color w:val="auto"/>
          <w:sz w:val="20"/>
          <w:szCs w:val="20"/>
          <w:rPrChange w:id="17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Exp_Value;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7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74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7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176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reg</w:t>
      </w:r>
      <w:r w:rsidRPr="004B5BC3">
        <w:rPr>
          <w:color w:val="auto"/>
          <w:sz w:val="20"/>
          <w:szCs w:val="20"/>
          <w:rPrChange w:id="17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4B5BC3">
        <w:rPr>
          <w:color w:val="auto"/>
          <w:sz w:val="20"/>
          <w:szCs w:val="20"/>
          <w:rPrChange w:id="17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4B5BC3">
        <w:rPr>
          <w:color w:val="auto"/>
          <w:sz w:val="20"/>
          <w:szCs w:val="20"/>
          <w:rPrChange w:id="17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  <w:r w:rsidRPr="004B5BC3">
        <w:rPr>
          <w:color w:val="auto"/>
          <w:sz w:val="20"/>
          <w:szCs w:val="20"/>
          <w:rPrChange w:id="18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  <w:t>Error;</w:t>
      </w:r>
      <w:r w:rsidRPr="004B5BC3">
        <w:rPr>
          <w:color w:val="auto"/>
          <w:sz w:val="20"/>
          <w:szCs w:val="20"/>
          <w:rPrChange w:id="18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ab/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18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3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8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18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Algorithmic_Binary_Multiplier M0 (Product, Multiplicand, Multiplier);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18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87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8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18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// Error detection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9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1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9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193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 #</w:t>
      </w:r>
      <w:r w:rsidRPr="004B5BC3">
        <w:rPr>
          <w:color w:val="auto"/>
          <w:sz w:val="20"/>
          <w:szCs w:val="20"/>
          <w:rPrChange w:id="19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1030000 </w:t>
      </w:r>
      <w:r w:rsidRPr="004B5BC3">
        <w:rPr>
          <w:rStyle w:val="BOLD"/>
          <w:color w:val="auto"/>
          <w:sz w:val="20"/>
          <w:szCs w:val="20"/>
          <w:rPrChange w:id="195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finish</w:t>
      </w:r>
      <w:r w:rsidRPr="004B5BC3">
        <w:rPr>
          <w:color w:val="auto"/>
          <w:sz w:val="20"/>
          <w:szCs w:val="20"/>
          <w:rPrChange w:id="19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19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198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19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200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always</w:t>
      </w:r>
      <w:r w:rsidRPr="004B5BC3">
        <w:rPr>
          <w:color w:val="auto"/>
          <w:sz w:val="20"/>
          <w:szCs w:val="20"/>
          <w:rPrChange w:id="20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@ (Product) </w:t>
      </w:r>
      <w:r w:rsidRPr="004B5BC3">
        <w:rPr>
          <w:b/>
          <w:bCs/>
          <w:color w:val="auto"/>
          <w:sz w:val="20"/>
          <w:szCs w:val="20"/>
          <w:rPrChange w:id="202" w:author="Michael Ciletti" w:date="2016-06-25T13:18:00Z">
            <w:rPr>
              <w:rFonts w:ascii="Times New Roman" w:hAnsi="Times New Roman" w:cs="Times New Roman"/>
              <w:b/>
              <w:bCs/>
              <w:color w:val="auto"/>
              <w:sz w:val="24"/>
            </w:rPr>
          </w:rPrChange>
        </w:rPr>
        <w:t>begin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20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4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0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20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20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Exp_Value = Multiplier * Multiplicand;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20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09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1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21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21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// Exp_Value = Multiplier * Multiplicand +1; // Inject error to confirm detection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21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4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1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21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color w:val="auto"/>
          <w:sz w:val="20"/>
          <w:szCs w:val="20"/>
          <w:rPrChange w:id="21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Error = Exp_Value ^ Product;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18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19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2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221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22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3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2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// Generate multiplier and multiplicand exhaustively for 5 bit operands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2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26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2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228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initial begin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22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0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3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23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#5 Multiplicand = 0;</w:t>
      </w:r>
    </w:p>
    <w:p w:rsidR="001B594F" w:rsidRPr="004B5BC3" w:rsidRDefault="001B594F" w:rsidP="001B594F">
      <w:pPr>
        <w:pStyle w:val="EXAMPLE"/>
        <w:spacing w:line="276" w:lineRule="auto"/>
        <w:ind w:left="1200"/>
        <w:rPr>
          <w:color w:val="auto"/>
          <w:sz w:val="20"/>
          <w:szCs w:val="20"/>
          <w:rPrChange w:id="23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4" w:author="Michael Ciletti" w:date="2016-06-28T09:24:00Z">
          <w:pPr>
            <w:pStyle w:val="EXAMPLE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35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23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Multiplier = 0;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3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38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3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240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4B5BC3">
        <w:rPr>
          <w:color w:val="auto"/>
          <w:sz w:val="20"/>
          <w:szCs w:val="20"/>
          <w:rPrChange w:id="241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(32) #10 </w:t>
      </w:r>
      <w:r w:rsidRPr="004B5BC3">
        <w:rPr>
          <w:rStyle w:val="BOLD"/>
          <w:color w:val="auto"/>
          <w:sz w:val="20"/>
          <w:szCs w:val="20"/>
          <w:rPrChange w:id="242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begin</w:t>
      </w:r>
      <w:r w:rsidRPr="004B5BC3">
        <w:rPr>
          <w:color w:val="auto"/>
          <w:sz w:val="20"/>
          <w:szCs w:val="20"/>
          <w:rPrChange w:id="243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Multiplier = Multiplier + 1;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4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45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4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color w:val="auto"/>
          <w:sz w:val="20"/>
          <w:szCs w:val="20"/>
          <w:rPrChange w:id="247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248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repeat</w:t>
      </w:r>
      <w:r w:rsidRPr="004B5BC3">
        <w:rPr>
          <w:color w:val="auto"/>
          <w:sz w:val="20"/>
          <w:szCs w:val="20"/>
          <w:rPrChange w:id="249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 xml:space="preserve"> (32) #5 Multiplicand = Multiplicand + 1;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50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1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52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 </w:t>
      </w:r>
      <w:r w:rsidRPr="004B5BC3">
        <w:rPr>
          <w:rStyle w:val="BOLD"/>
          <w:color w:val="auto"/>
          <w:sz w:val="20"/>
          <w:szCs w:val="20"/>
          <w:rPrChange w:id="253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1B594F" w:rsidRPr="004B5BC3" w:rsidRDefault="001B594F" w:rsidP="001B594F">
      <w:pPr>
        <w:pStyle w:val="EXAMPLE1"/>
        <w:spacing w:line="276" w:lineRule="auto"/>
        <w:ind w:left="1200"/>
        <w:rPr>
          <w:color w:val="auto"/>
          <w:sz w:val="20"/>
          <w:szCs w:val="20"/>
          <w:rPrChange w:id="254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pPrChange w:id="255" w:author="Michael Ciletti" w:date="2016-06-28T09:24:00Z">
          <w:pPr>
            <w:pStyle w:val="EXAMPLE1"/>
            <w:spacing w:line="480" w:lineRule="auto"/>
          </w:pPr>
        </w:pPrChange>
      </w:pPr>
      <w:r w:rsidRPr="004B5BC3">
        <w:rPr>
          <w:color w:val="auto"/>
          <w:sz w:val="20"/>
          <w:szCs w:val="20"/>
          <w:rPrChange w:id="256" w:author="Michael Ciletti" w:date="2016-06-25T13:18:00Z">
            <w:rPr>
              <w:rFonts w:ascii="Times New Roman" w:hAnsi="Times New Roman" w:cs="Times New Roman"/>
              <w:color w:val="auto"/>
              <w:sz w:val="24"/>
            </w:rPr>
          </w:rPrChange>
        </w:rPr>
        <w:t> </w:t>
      </w:r>
      <w:r w:rsidRPr="004B5BC3">
        <w:rPr>
          <w:rStyle w:val="BOLD"/>
          <w:color w:val="auto"/>
          <w:sz w:val="20"/>
          <w:szCs w:val="20"/>
          <w:rPrChange w:id="257" w:author="Michael Ciletti" w:date="2016-06-25T13:18:00Z">
            <w:rPr>
              <w:rStyle w:val="BOLD"/>
              <w:rFonts w:ascii="Times New Roman" w:hAnsi="Times New Roman" w:cs="Times New Roman"/>
              <w:color w:val="auto"/>
              <w:sz w:val="24"/>
            </w:rPr>
          </w:rPrChange>
        </w:rPr>
        <w:t>end</w:t>
      </w:r>
    </w:p>
    <w:p w:rsidR="00F14E00" w:rsidRDefault="001B594F" w:rsidP="001B594F">
      <w:r w:rsidRPr="004B5BC3">
        <w:rPr>
          <w:rStyle w:val="BOLD"/>
          <w:rFonts w:ascii="Arial" w:hAnsi="Arial" w:cs="Arial"/>
          <w:sz w:val="20"/>
          <w:szCs w:val="20"/>
          <w:rPrChange w:id="258" w:author="Michael Ciletti" w:date="2016-06-25T13:18:00Z">
            <w:rPr>
              <w:rStyle w:val="BOLD"/>
            </w:rPr>
          </w:rPrChange>
        </w:rPr>
        <w:t>endmodule</w:t>
      </w:r>
    </w:p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revisionView w:markup="0"/>
  <w:doNotTrackMoves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594F"/>
    <w:rsid w:val="001B594F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94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1B594F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1B594F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1B594F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1B594F"/>
    <w:rPr>
      <w:b/>
      <w:bCs/>
    </w:rPr>
  </w:style>
  <w:style w:type="character" w:customStyle="1" w:styleId="SUP">
    <w:name w:val="SUP"/>
    <w:rsid w:val="001B594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94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94F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594F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AMPLE">
    <w:name w:val="EXAMPLE"/>
    <w:basedOn w:val="Normal"/>
    <w:next w:val="BasicParagraph"/>
    <w:rsid w:val="001B594F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hAnsi="Arial" w:cs="Arial"/>
      <w:color w:val="000000"/>
      <w:sz w:val="18"/>
      <w:szCs w:val="18"/>
    </w:rPr>
  </w:style>
  <w:style w:type="paragraph" w:customStyle="1" w:styleId="EXAMPLE1">
    <w:name w:val="EXAMPLE_1"/>
    <w:basedOn w:val="Normal"/>
    <w:next w:val="BasicParagraph"/>
    <w:rsid w:val="001B594F"/>
    <w:pPr>
      <w:widowControl w:val="0"/>
      <w:tabs>
        <w:tab w:val="left" w:pos="1200"/>
        <w:tab w:val="left" w:pos="1760"/>
      </w:tabs>
      <w:autoSpaceDE w:val="0"/>
      <w:autoSpaceDN w:val="0"/>
      <w:adjustRightInd w:val="0"/>
      <w:spacing w:line="240" w:lineRule="atLeast"/>
      <w:textAlignment w:val="center"/>
    </w:pPr>
    <w:rPr>
      <w:rFonts w:ascii="Arial" w:hAnsi="Arial" w:cs="Arial"/>
      <w:color w:val="000000"/>
      <w:sz w:val="18"/>
      <w:szCs w:val="18"/>
    </w:rPr>
  </w:style>
  <w:style w:type="paragraph" w:customStyle="1" w:styleId="BasicParagraph">
    <w:name w:val="[Basic Paragraph]"/>
    <w:basedOn w:val="Normal"/>
    <w:rsid w:val="001B594F"/>
    <w:pPr>
      <w:widowControl w:val="0"/>
      <w:autoSpaceDE w:val="0"/>
      <w:autoSpaceDN w:val="0"/>
      <w:adjustRightInd w:val="0"/>
      <w:spacing w:line="240" w:lineRule="atLeast"/>
      <w:textAlignment w:val="center"/>
    </w:pPr>
    <w:rPr>
      <w:rFonts w:ascii="TimesTenLTStd-Roman" w:hAnsi="TimesTenLTStd-Roman" w:cs="TimesTenLTStd-Roman"/>
      <w:color w:val="000000"/>
      <w:sz w:val="20"/>
      <w:szCs w:val="20"/>
      <w:lang w:val="en-GB"/>
    </w:rPr>
  </w:style>
  <w:style w:type="character" w:customStyle="1" w:styleId="BOLD">
    <w:name w:val="BOLD"/>
    <w:rsid w:val="001B594F"/>
    <w:rPr>
      <w:b/>
      <w:bCs/>
    </w:rPr>
  </w:style>
  <w:style w:type="character" w:customStyle="1" w:styleId="SUP">
    <w:name w:val="SUP"/>
    <w:rsid w:val="001B594F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594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594F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1324</Characters>
  <Application>Microsoft Macintosh Word</Application>
  <DocSecurity>0</DocSecurity>
  <Lines>11</Lines>
  <Paragraphs>3</Paragraphs>
  <ScaleCrop>false</ScaleCrop>
  <Company>mdc Images</Company>
  <LinksUpToDate>false</LinksUpToDate>
  <CharactersWithSpaces>1553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2017-06-07T03:32:00Z</dcterms:created>
  <dcterms:modified xsi:type="dcterms:W3CDTF">2017-06-07T03:33:00Z</dcterms:modified>
</cp:coreProperties>
</file>