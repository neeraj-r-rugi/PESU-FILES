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3AD" w:rsidRPr="00000752" w:rsidRDefault="009253AD" w:rsidP="009253AD">
      <w:pPr>
        <w:pStyle w:val="CDTMID"/>
        <w:spacing w:line="276" w:lineRule="auto"/>
        <w:ind w:left="1020"/>
        <w:rPr>
          <w:color w:val="auto"/>
          <w:sz w:val="20"/>
          <w:szCs w:val="20"/>
          <w:rPrChange w:id="0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19T14:55:00Z">
          <w:pPr>
            <w:pStyle w:val="CDTMID"/>
            <w:spacing w:line="480" w:lineRule="auto"/>
          </w:pPr>
        </w:pPrChange>
      </w:pPr>
      <w:r w:rsidRPr="00000752">
        <w:rPr>
          <w:rStyle w:val="BOLD"/>
          <w:color w:val="auto"/>
          <w:sz w:val="20"/>
          <w:szCs w:val="20"/>
          <w:rPrChange w:id="2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000752">
        <w:rPr>
          <w:color w:val="auto"/>
          <w:sz w:val="20"/>
          <w:szCs w:val="20"/>
          <w:rPrChange w:id="3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4" w:name="_GoBack"/>
      <w:r w:rsidRPr="00000752">
        <w:rPr>
          <w:color w:val="auto"/>
          <w:sz w:val="20"/>
          <w:szCs w:val="20"/>
          <w:rPrChange w:id="5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decoder</w:t>
      </w:r>
      <w:bookmarkEnd w:id="4"/>
      <w:r w:rsidRPr="00000752">
        <w:rPr>
          <w:color w:val="auto"/>
          <w:sz w:val="20"/>
          <w:szCs w:val="20"/>
          <w:rPrChange w:id="6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(IN, Y);</w:t>
      </w:r>
    </w:p>
    <w:p w:rsidR="009253AD" w:rsidRPr="00000752" w:rsidRDefault="009253AD" w:rsidP="009253AD">
      <w:pPr>
        <w:pStyle w:val="CDTMID"/>
        <w:tabs>
          <w:tab w:val="left" w:pos="1340"/>
        </w:tabs>
        <w:spacing w:line="276" w:lineRule="auto"/>
        <w:ind w:left="1020"/>
        <w:rPr>
          <w:color w:val="auto"/>
          <w:sz w:val="20"/>
          <w:szCs w:val="20"/>
          <w:rPrChange w:id="7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" w:author="Michael Ciletti" w:date="2016-06-19T14:55:00Z">
          <w:pPr>
            <w:pStyle w:val="CDTMID"/>
            <w:tabs>
              <w:tab w:val="left" w:pos="1340"/>
            </w:tabs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9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rStyle w:val="BOLD"/>
          <w:color w:val="auto"/>
          <w:sz w:val="20"/>
          <w:szCs w:val="20"/>
          <w:rPrChange w:id="10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000752">
        <w:rPr>
          <w:color w:val="auto"/>
          <w:sz w:val="20"/>
          <w:szCs w:val="20"/>
          <w:rPrChange w:id="11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000752">
        <w:rPr>
          <w:color w:val="auto"/>
          <w:sz w:val="20"/>
          <w:szCs w:val="20"/>
          <w:rPrChange w:id="12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[1: 0] IN;</w:t>
      </w:r>
      <w:r w:rsidRPr="00000752">
        <w:rPr>
          <w:color w:val="auto"/>
          <w:sz w:val="20"/>
          <w:szCs w:val="20"/>
          <w:rPrChange w:id="13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000752">
        <w:rPr>
          <w:color w:val="auto"/>
          <w:sz w:val="20"/>
          <w:szCs w:val="20"/>
          <w:rPrChange w:id="14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Two binary inputs</w:t>
      </w:r>
    </w:p>
    <w:p w:rsidR="009253AD" w:rsidRPr="00000752" w:rsidRDefault="009253AD" w:rsidP="009253AD">
      <w:pPr>
        <w:pStyle w:val="CDTMID"/>
        <w:tabs>
          <w:tab w:val="left" w:pos="1350"/>
        </w:tabs>
        <w:spacing w:line="276" w:lineRule="auto"/>
        <w:ind w:left="1020"/>
        <w:rPr>
          <w:color w:val="auto"/>
          <w:sz w:val="20"/>
          <w:szCs w:val="20"/>
          <w:rPrChange w:id="15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" w:author="Michael Ciletti" w:date="2016-06-19T14:55:00Z">
          <w:pPr>
            <w:pStyle w:val="CDTMID"/>
            <w:tabs>
              <w:tab w:val="left" w:pos="1350"/>
            </w:tabs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17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rStyle w:val="BOLD"/>
          <w:color w:val="auto"/>
          <w:sz w:val="20"/>
          <w:szCs w:val="20"/>
          <w:rPrChange w:id="18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000752">
        <w:rPr>
          <w:color w:val="auto"/>
          <w:sz w:val="20"/>
          <w:szCs w:val="20"/>
          <w:rPrChange w:id="19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000752">
        <w:rPr>
          <w:color w:val="auto"/>
          <w:sz w:val="20"/>
          <w:szCs w:val="20"/>
          <w:rPrChange w:id="20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[3: 0]</w:t>
      </w:r>
      <w:r w:rsidRPr="00000752">
        <w:rPr>
          <w:color w:val="auto"/>
          <w:sz w:val="20"/>
          <w:szCs w:val="20"/>
          <w:rPrChange w:id="21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color w:val="auto"/>
          <w:sz w:val="20"/>
          <w:szCs w:val="20"/>
          <w:rPrChange w:id="22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Y;</w:t>
      </w:r>
      <w:r w:rsidRPr="00000752">
        <w:rPr>
          <w:color w:val="auto"/>
          <w:sz w:val="20"/>
          <w:szCs w:val="20"/>
          <w:rPrChange w:id="23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000752">
        <w:rPr>
          <w:color w:val="auto"/>
          <w:sz w:val="20"/>
          <w:szCs w:val="20"/>
          <w:rPrChange w:id="24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Four binary outputs</w:t>
      </w:r>
    </w:p>
    <w:p w:rsidR="009253AD" w:rsidRPr="00000752" w:rsidRDefault="009253AD" w:rsidP="009253AD">
      <w:pPr>
        <w:pStyle w:val="CDTMID"/>
        <w:tabs>
          <w:tab w:val="left" w:pos="1350"/>
        </w:tabs>
        <w:spacing w:line="276" w:lineRule="auto"/>
        <w:ind w:left="1020"/>
        <w:rPr>
          <w:color w:val="auto"/>
          <w:sz w:val="20"/>
          <w:szCs w:val="20"/>
          <w:rPrChange w:id="25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" w:author="Michael Ciletti" w:date="2016-06-19T14:55:00Z">
          <w:pPr>
            <w:pStyle w:val="CDTMID"/>
            <w:tabs>
              <w:tab w:val="left" w:pos="1350"/>
            </w:tabs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27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rStyle w:val="BOLD"/>
          <w:color w:val="auto"/>
          <w:sz w:val="20"/>
          <w:szCs w:val="20"/>
          <w:rPrChange w:id="28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000752">
        <w:rPr>
          <w:color w:val="auto"/>
          <w:sz w:val="20"/>
          <w:szCs w:val="20"/>
          <w:rPrChange w:id="29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[3: 0]</w:t>
      </w:r>
      <w:r w:rsidRPr="00000752">
        <w:rPr>
          <w:color w:val="auto"/>
          <w:sz w:val="20"/>
          <w:szCs w:val="20"/>
          <w:rPrChange w:id="30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color w:val="auto"/>
          <w:sz w:val="20"/>
          <w:szCs w:val="20"/>
          <w:rPrChange w:id="31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Y;</w:t>
      </w:r>
    </w:p>
    <w:p w:rsidR="009253AD" w:rsidRPr="00000752" w:rsidRDefault="009253AD" w:rsidP="009253AD">
      <w:pPr>
        <w:pStyle w:val="CDTMID"/>
        <w:tabs>
          <w:tab w:val="left" w:pos="2072"/>
        </w:tabs>
        <w:spacing w:line="276" w:lineRule="auto"/>
        <w:ind w:left="1020"/>
        <w:rPr>
          <w:color w:val="auto"/>
          <w:sz w:val="20"/>
          <w:szCs w:val="20"/>
          <w:rPrChange w:id="32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" w:author="Michael Ciletti" w:date="2016-06-19T14:55:00Z">
          <w:pPr>
            <w:pStyle w:val="CDTMID"/>
            <w:tabs>
              <w:tab w:val="left" w:pos="2072"/>
            </w:tabs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34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rStyle w:val="BOLD"/>
          <w:color w:val="auto"/>
          <w:sz w:val="20"/>
          <w:szCs w:val="20"/>
          <w:rPrChange w:id="35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integer</w:t>
      </w:r>
      <w:r w:rsidRPr="00000752">
        <w:rPr>
          <w:color w:val="auto"/>
          <w:sz w:val="20"/>
          <w:szCs w:val="20"/>
          <w:rPrChange w:id="36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k;</w:t>
      </w:r>
      <w:r w:rsidRPr="00000752">
        <w:rPr>
          <w:color w:val="auto"/>
          <w:sz w:val="20"/>
          <w:szCs w:val="20"/>
          <w:rPrChange w:id="37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000752">
        <w:rPr>
          <w:color w:val="auto"/>
          <w:sz w:val="20"/>
          <w:szCs w:val="20"/>
          <w:rPrChange w:id="38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Control (index) variable for loop</w:t>
      </w:r>
    </w:p>
    <w:p w:rsidR="009253AD" w:rsidRPr="00000752" w:rsidRDefault="009253AD" w:rsidP="009253AD">
      <w:pPr>
        <w:pStyle w:val="CDTMID"/>
        <w:spacing w:line="276" w:lineRule="auto"/>
        <w:ind w:left="1020"/>
        <w:rPr>
          <w:color w:val="auto"/>
          <w:sz w:val="20"/>
          <w:szCs w:val="20"/>
          <w:rPrChange w:id="39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6-19T14:55:00Z">
          <w:pPr>
            <w:pStyle w:val="CDTMID"/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41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000752">
        <w:rPr>
          <w:rStyle w:val="BOLD"/>
          <w:color w:val="auto"/>
          <w:sz w:val="20"/>
          <w:szCs w:val="20"/>
          <w:rPrChange w:id="42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000752">
        <w:rPr>
          <w:color w:val="auto"/>
          <w:sz w:val="20"/>
          <w:szCs w:val="20"/>
          <w:rPrChange w:id="43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000752">
        <w:rPr>
          <w:rStyle w:val="BOLD"/>
          <w:color w:val="auto"/>
          <w:sz w:val="20"/>
          <w:szCs w:val="20"/>
          <w:rPrChange w:id="44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000752">
        <w:rPr>
          <w:color w:val="auto"/>
          <w:sz w:val="20"/>
          <w:szCs w:val="20"/>
          <w:rPrChange w:id="45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(IN)</w:t>
      </w:r>
    </w:p>
    <w:p w:rsidR="009253AD" w:rsidRPr="00000752" w:rsidRDefault="009253AD" w:rsidP="009253AD">
      <w:pPr>
        <w:pStyle w:val="CDTMID"/>
        <w:spacing w:line="276" w:lineRule="auto"/>
        <w:ind w:left="1020"/>
        <w:rPr>
          <w:color w:val="auto"/>
          <w:sz w:val="20"/>
          <w:szCs w:val="20"/>
          <w:rPrChange w:id="46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7" w:author="Michael Ciletti" w:date="2016-06-19T14:55:00Z">
          <w:pPr>
            <w:pStyle w:val="CDTMID"/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48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000752">
        <w:rPr>
          <w:rStyle w:val="BOLD"/>
          <w:color w:val="auto"/>
          <w:sz w:val="20"/>
          <w:szCs w:val="20"/>
          <w:rPrChange w:id="49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</w:t>
      </w:r>
      <w:r w:rsidRPr="00000752">
        <w:rPr>
          <w:color w:val="auto"/>
          <w:sz w:val="20"/>
          <w:szCs w:val="20"/>
          <w:rPrChange w:id="50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(k = 0; k &lt;= 3; k = k + 1)</w:t>
      </w:r>
    </w:p>
    <w:p w:rsidR="009253AD" w:rsidRPr="00000752" w:rsidRDefault="009253AD" w:rsidP="009253AD">
      <w:pPr>
        <w:pStyle w:val="CDTMID"/>
        <w:spacing w:line="276" w:lineRule="auto"/>
        <w:ind w:left="1020"/>
        <w:rPr>
          <w:color w:val="auto"/>
          <w:sz w:val="20"/>
          <w:szCs w:val="20"/>
          <w:rPrChange w:id="51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2" w:author="Michael Ciletti" w:date="2016-06-19T14:55:00Z">
          <w:pPr>
            <w:pStyle w:val="CDTMID"/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53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000752">
        <w:rPr>
          <w:rStyle w:val="BOLD"/>
          <w:color w:val="auto"/>
          <w:sz w:val="20"/>
          <w:szCs w:val="20"/>
          <w:rPrChange w:id="54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000752">
        <w:rPr>
          <w:color w:val="auto"/>
          <w:sz w:val="20"/>
          <w:szCs w:val="20"/>
          <w:rPrChange w:id="55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 == k) Y[k] = 1;</w:t>
      </w:r>
    </w:p>
    <w:p w:rsidR="009253AD" w:rsidRPr="00000752" w:rsidRDefault="009253AD" w:rsidP="009253AD">
      <w:pPr>
        <w:pStyle w:val="CDTMID"/>
        <w:spacing w:line="276" w:lineRule="auto"/>
        <w:ind w:left="1020"/>
        <w:rPr>
          <w:color w:val="auto"/>
          <w:sz w:val="20"/>
          <w:szCs w:val="20"/>
          <w:rPrChange w:id="56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" w:author="Michael Ciletti" w:date="2016-06-19T14:55:00Z">
          <w:pPr>
            <w:pStyle w:val="CDTMID"/>
            <w:spacing w:line="480" w:lineRule="auto"/>
          </w:pPr>
        </w:pPrChange>
      </w:pPr>
      <w:r w:rsidRPr="00000752">
        <w:rPr>
          <w:color w:val="auto"/>
          <w:sz w:val="20"/>
          <w:szCs w:val="20"/>
          <w:rPrChange w:id="58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000752">
        <w:rPr>
          <w:rStyle w:val="BOLD"/>
          <w:color w:val="auto"/>
          <w:sz w:val="20"/>
          <w:szCs w:val="20"/>
          <w:rPrChange w:id="59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000752">
        <w:rPr>
          <w:color w:val="auto"/>
          <w:sz w:val="20"/>
          <w:szCs w:val="20"/>
          <w:rPrChange w:id="60" w:author="Michael Ciletti" w:date="2016-06-19T14:53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Y[k] = 0;</w:t>
      </w:r>
    </w:p>
    <w:p w:rsidR="009253AD" w:rsidRDefault="009253AD" w:rsidP="009253AD">
      <w:pPr>
        <w:pStyle w:val="CDTMID"/>
        <w:pBdr>
          <w:bottom w:val="single" w:sz="4" w:space="1" w:color="auto"/>
        </w:pBdr>
        <w:spacing w:after="240" w:line="276" w:lineRule="auto"/>
        <w:ind w:left="1020"/>
        <w:rPr>
          <w:ins w:id="61" w:author="Michael Ciletti" w:date="2016-06-19T14:56:00Z"/>
          <w:rStyle w:val="BOLD"/>
          <w:color w:val="auto"/>
          <w:sz w:val="20"/>
          <w:szCs w:val="20"/>
        </w:rPr>
        <w:pPrChange w:id="62" w:author="Michael Ciletti" w:date="2016-06-19T14:55:00Z">
          <w:pPr>
            <w:pStyle w:val="CDTMID"/>
            <w:pBdr>
              <w:bottom w:val="single" w:sz="4" w:space="1" w:color="auto"/>
            </w:pBdr>
            <w:spacing w:after="240" w:line="480" w:lineRule="auto"/>
          </w:pPr>
        </w:pPrChange>
      </w:pPr>
      <w:r w:rsidRPr="00000752">
        <w:rPr>
          <w:rStyle w:val="BOLD"/>
          <w:color w:val="auto"/>
          <w:sz w:val="20"/>
          <w:szCs w:val="20"/>
          <w:rPrChange w:id="63" w:author="Michael Ciletti" w:date="2016-06-19T14:53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3AD"/>
    <w:rsid w:val="009253AD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TMID">
    <w:name w:val="CDT_MID"/>
    <w:basedOn w:val="Normal"/>
    <w:rsid w:val="009253A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ind w:left="1440"/>
      <w:jc w:val="both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9253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3A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3A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TMID">
    <w:name w:val="CDT_MID"/>
    <w:basedOn w:val="Normal"/>
    <w:rsid w:val="009253AD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ind w:left="1440"/>
      <w:jc w:val="both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BOLD">
    <w:name w:val="BOLD"/>
    <w:rsid w:val="009253A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3A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3A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Macintosh Word</Application>
  <DocSecurity>0</DocSecurity>
  <Lines>1</Lines>
  <Paragraphs>1</Paragraphs>
  <ScaleCrop>false</ScaleCrop>
  <Company>mdc Images</Company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2017-06-07T03:17:00Z</dcterms:created>
  <dcterms:modified xsi:type="dcterms:W3CDTF">2017-06-07T03:18:00Z</dcterms:modified>
</cp:coreProperties>
</file>