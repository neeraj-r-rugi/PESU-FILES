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// Structural description of design example (</w:t>
      </w:r>
      <w:ins w:id="3" w:author="Michael Ciletti" w:date="2016-06-27T20:07:00Z">
        <w:r>
          <w:rPr>
            <w:color w:val="auto"/>
            <w:sz w:val="20"/>
            <w:szCs w:val="20"/>
          </w:rPr>
          <w:t xml:space="preserve">See </w:t>
        </w:r>
      </w:ins>
      <w:r w:rsidRPr="00E35182">
        <w:rPr>
          <w:color w:val="auto"/>
          <w:sz w:val="20"/>
          <w:szCs w:val="20"/>
          <w:rPrChange w:id="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Figs. 8.9(a), 8.12)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9" w:name="_GoBack"/>
      <w:r w:rsidRPr="00E35182">
        <w:rPr>
          <w:color w:val="auto"/>
          <w:sz w:val="20"/>
          <w:szCs w:val="20"/>
          <w:rPrChange w:id="1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Design_Example_STR</w:t>
      </w:r>
      <w:bookmarkEnd w:id="9"/>
    </w:p>
    <w:p w:rsidR="000B571E" w:rsidRPr="00E35182" w:rsidRDefault="000B571E" w:rsidP="000B571E">
      <w:pPr>
        <w:pStyle w:val="EXAMPLE1"/>
        <w:tabs>
          <w:tab w:val="clear" w:pos="1200"/>
          <w:tab w:val="clear" w:pos="1760"/>
          <w:tab w:val="left" w:pos="1240"/>
          <w:tab w:val="left" w:pos="1960"/>
          <w:tab w:val="left" w:pos="4840"/>
        </w:tabs>
        <w:spacing w:line="276" w:lineRule="auto"/>
        <w:ind w:left="1200"/>
        <w:rPr>
          <w:color w:val="auto"/>
          <w:sz w:val="20"/>
          <w:szCs w:val="20"/>
          <w:rPrChange w:id="1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" w:author="Michael Ciletti" w:date="2016-06-27T20:07:00Z">
          <w:pPr>
            <w:pStyle w:val="EXAMPLE1"/>
            <w:tabs>
              <w:tab w:val="clear" w:pos="1200"/>
              <w:tab w:val="clear" w:pos="1760"/>
              <w:tab w:val="left" w:pos="1240"/>
              <w:tab w:val="left" w:pos="1960"/>
              <w:tab w:val="left" w:pos="484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( </w:t>
      </w:r>
      <w:r w:rsidRPr="00E35182">
        <w:rPr>
          <w:rStyle w:val="BOLD"/>
          <w:color w:val="auto"/>
          <w:sz w:val="20"/>
          <w:szCs w:val="20"/>
          <w:rPrChange w:id="1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1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del w:id="17" w:author="Michael Ciletti" w:date="2016-07-24T16:05:00Z">
        <w:r w:rsidRPr="00E35182" w:rsidDel="00C14368">
          <w:rPr>
            <w:color w:val="auto"/>
            <w:sz w:val="20"/>
            <w:szCs w:val="20"/>
            <w:rPrChange w:id="18" w:author="Michael Ciletti" w:date="2016-06-24T13:37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E35182">
        <w:rPr>
          <w:color w:val="auto"/>
          <w:sz w:val="20"/>
          <w:szCs w:val="20"/>
          <w:rPrChange w:id="1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[3: 0] </w:t>
      </w:r>
      <w:del w:id="20" w:author="Michael Ciletti" w:date="2016-07-24T16:05:00Z">
        <w:r w:rsidRPr="00E35182" w:rsidDel="00C14368">
          <w:rPr>
            <w:color w:val="auto"/>
            <w:sz w:val="20"/>
            <w:szCs w:val="20"/>
            <w:rPrChange w:id="21" w:author="Michael Ciletti" w:date="2016-06-24T13:37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E35182">
        <w:rPr>
          <w:color w:val="auto"/>
          <w:sz w:val="20"/>
          <w:szCs w:val="20"/>
          <w:rPrChange w:id="2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A,</w:t>
      </w:r>
      <w:r w:rsidRPr="00E35182">
        <w:rPr>
          <w:color w:val="auto"/>
          <w:sz w:val="20"/>
          <w:szCs w:val="20"/>
          <w:rPrChange w:id="2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V 2001 port syntax</w:t>
      </w:r>
    </w:p>
    <w:p w:rsidR="000B571E" w:rsidRPr="00E35182" w:rsidRDefault="000B571E" w:rsidP="000B571E">
      <w:pPr>
        <w:pStyle w:val="EXAMPLE1"/>
        <w:tabs>
          <w:tab w:val="clear" w:pos="1200"/>
          <w:tab w:val="clear" w:pos="1760"/>
          <w:tab w:val="left" w:pos="1960"/>
        </w:tabs>
        <w:spacing w:line="276" w:lineRule="auto"/>
        <w:ind w:left="1200"/>
        <w:rPr>
          <w:color w:val="auto"/>
          <w:sz w:val="20"/>
          <w:szCs w:val="20"/>
          <w:rPrChange w:id="2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" w:author="Michael Ciletti" w:date="2016-06-27T20:07:00Z">
          <w:pPr>
            <w:pStyle w:val="EXAMPLE1"/>
            <w:tabs>
              <w:tab w:val="clear" w:pos="1200"/>
              <w:tab w:val="clear" w:pos="1760"/>
              <w:tab w:val="left" w:pos="19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2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E, F,</w:t>
      </w:r>
    </w:p>
    <w:p w:rsidR="000B571E" w:rsidRPr="00E35182" w:rsidRDefault="000B571E" w:rsidP="000B571E">
      <w:pPr>
        <w:pStyle w:val="EXAMPLE1"/>
        <w:tabs>
          <w:tab w:val="clear" w:pos="1200"/>
          <w:tab w:val="clear" w:pos="1760"/>
          <w:tab w:val="left" w:pos="1960"/>
        </w:tabs>
        <w:spacing w:line="276" w:lineRule="auto"/>
        <w:ind w:left="1200"/>
        <w:rPr>
          <w:color w:val="auto"/>
          <w:sz w:val="20"/>
          <w:szCs w:val="20"/>
          <w:rPrChange w:id="2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" w:author="Michael Ciletti" w:date="2016-06-27T20:07:00Z">
          <w:pPr>
            <w:pStyle w:val="EXAMPLE1"/>
            <w:tabs>
              <w:tab w:val="clear" w:pos="1200"/>
              <w:tab w:val="clear" w:pos="1760"/>
              <w:tab w:val="left" w:pos="19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3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Start, clock, reset_b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3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5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3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9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4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Controller_STR M0 (clr_A_F, set_E, clr_E, set_F, incr_A, Start, A[2], A[3], clock, </w:t>
      </w:r>
      <w:r w:rsidRPr="00E35182">
        <w:rPr>
          <w:color w:val="auto"/>
          <w:sz w:val="20"/>
          <w:szCs w:val="20"/>
          <w:rPrChange w:id="4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4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reset_b );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4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5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4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Datapath_STR M1 (A, E, F, clr_A_F, set_E, clr_E, set_F, incr_A, clock);</w:t>
      </w:r>
    </w:p>
    <w:p w:rsidR="000B571E" w:rsidRDefault="000B571E" w:rsidP="000B571E">
      <w:pPr>
        <w:pStyle w:val="EXAMPLE1"/>
        <w:spacing w:line="276" w:lineRule="auto"/>
        <w:ind w:left="1200"/>
        <w:rPr>
          <w:ins w:id="48" w:author="Michael Ciletti" w:date="2016-06-27T20:08:00Z"/>
          <w:rStyle w:val="BOLD"/>
          <w:color w:val="auto"/>
          <w:sz w:val="20"/>
          <w:szCs w:val="20"/>
        </w:rPr>
        <w:pPrChange w:id="49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50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0B571E" w:rsidRDefault="000B571E" w:rsidP="000B571E">
      <w:pPr>
        <w:pStyle w:val="BasicParagraph"/>
        <w:rPr>
          <w:ins w:id="51" w:author="Michael Ciletti" w:date="2016-06-27T20:08:00Z"/>
        </w:rPr>
        <w:pPrChange w:id="52" w:author="Michael Ciletti" w:date="2016-06-27T20:08:00Z">
          <w:pPr>
            <w:pStyle w:val="EXAMPLE1"/>
            <w:spacing w:line="480" w:lineRule="auto"/>
          </w:pPr>
        </w:pPrChange>
      </w:pPr>
    </w:p>
    <w:p w:rsidR="000B571E" w:rsidRPr="00CE1788" w:rsidRDefault="000B571E" w:rsidP="000B571E">
      <w:pPr>
        <w:pStyle w:val="BasicParagraph"/>
        <w:ind w:left="480" w:firstLine="720"/>
        <w:rPr>
          <w:rFonts w:ascii="Arial" w:hAnsi="Arial" w:cs="Arial"/>
          <w:rPrChange w:id="53" w:author="Michael Ciletti" w:date="2016-06-27T20:0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4" w:author="Michael Ciletti" w:date="2016-06-27T20:08:00Z">
          <w:pPr>
            <w:pStyle w:val="EXAMPLE1"/>
            <w:spacing w:line="480" w:lineRule="auto"/>
          </w:pPr>
        </w:pPrChange>
      </w:pPr>
      <w:ins w:id="55" w:author="Michael Ciletti" w:date="2016-06-27T20:08:00Z">
        <w:r w:rsidRPr="00CE1788">
          <w:rPr>
            <w:rFonts w:ascii="Arial" w:hAnsi="Arial" w:cs="Arial"/>
            <w:rPrChange w:id="56" w:author="Michael Ciletti" w:date="2016-06-27T20:08:00Z">
              <w:rPr/>
            </w:rPrChange>
          </w:rPr>
          <w:t>// Control Unit</w:t>
        </w:r>
      </w:ins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5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8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59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6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Controller_STR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6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2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6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( </w:t>
      </w:r>
      <w:r w:rsidRPr="00E35182">
        <w:rPr>
          <w:rStyle w:val="BOLD"/>
          <w:color w:val="auto"/>
          <w:sz w:val="20"/>
          <w:szCs w:val="20"/>
          <w:rPrChange w:id="64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6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clr_A_F, set_E, clr_E, set_F, incr_A,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6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7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6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6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  </w:t>
      </w:r>
      <w:r w:rsidRPr="00E35182">
        <w:rPr>
          <w:rStyle w:val="BOLD"/>
          <w:color w:val="auto"/>
          <w:sz w:val="20"/>
          <w:szCs w:val="20"/>
          <w:rPrChange w:id="70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7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Start, A2, A3, clock, reset_b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7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3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7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0B571E" w:rsidRPr="00E35182" w:rsidRDefault="000B571E" w:rsidP="000B571E">
      <w:pPr>
        <w:pStyle w:val="EXAMPLE1"/>
        <w:tabs>
          <w:tab w:val="clear" w:pos="1200"/>
        </w:tabs>
        <w:spacing w:line="276" w:lineRule="auto"/>
        <w:ind w:left="1200"/>
        <w:rPr>
          <w:color w:val="auto"/>
          <w:sz w:val="20"/>
          <w:szCs w:val="20"/>
          <w:rPrChange w:id="7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6" w:author="Michael Ciletti" w:date="2016-06-27T20:07:00Z">
          <w:pPr>
            <w:pStyle w:val="EXAMPLE1"/>
            <w:tabs>
              <w:tab w:val="clear" w:pos="120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7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78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7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G0, G1;</w:t>
      </w:r>
    </w:p>
    <w:p w:rsidR="000B571E" w:rsidRPr="00E35182" w:rsidRDefault="000B571E" w:rsidP="000B571E">
      <w:pPr>
        <w:pStyle w:val="EXAMPLE1"/>
        <w:tabs>
          <w:tab w:val="clear" w:pos="1200"/>
        </w:tabs>
        <w:spacing w:line="276" w:lineRule="auto"/>
        <w:ind w:left="1200"/>
        <w:rPr>
          <w:color w:val="auto"/>
          <w:sz w:val="20"/>
          <w:szCs w:val="20"/>
          <w:rPrChange w:id="8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1" w:author="Michael Ciletti" w:date="2016-06-27T20:07:00Z">
          <w:pPr>
            <w:pStyle w:val="EXAMPLE1"/>
            <w:tabs>
              <w:tab w:val="clear" w:pos="120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8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83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ins w:id="84" w:author="Michael Ciletti" w:date="2016-07-24T16:06:00Z">
        <w:r>
          <w:rPr>
            <w:color w:val="auto"/>
            <w:sz w:val="20"/>
            <w:szCs w:val="20"/>
          </w:rPr>
          <w:tab/>
        </w:r>
      </w:ins>
      <w:del w:id="85" w:author="Michael Ciletti" w:date="2016-07-24T16:06:00Z">
        <w:r w:rsidRPr="00E35182" w:rsidDel="00C14368">
          <w:rPr>
            <w:color w:val="auto"/>
            <w:sz w:val="20"/>
            <w:szCs w:val="20"/>
            <w:rPrChange w:id="86" w:author="Michael Ciletti" w:date="2016-06-24T13:37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E35182">
        <w:rPr>
          <w:color w:val="auto"/>
          <w:sz w:val="20"/>
          <w:szCs w:val="20"/>
          <w:rPrChange w:id="8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S_idle = 2'b00, S_1 = 2'b01, S_2 = 2'b11;</w:t>
      </w:r>
    </w:p>
    <w:p w:rsidR="000B571E" w:rsidRPr="00E35182" w:rsidRDefault="000B571E" w:rsidP="000B571E">
      <w:pPr>
        <w:pStyle w:val="EXAMPLE1"/>
        <w:tabs>
          <w:tab w:val="clear" w:pos="1200"/>
        </w:tabs>
        <w:spacing w:line="276" w:lineRule="auto"/>
        <w:ind w:left="1200"/>
        <w:rPr>
          <w:color w:val="auto"/>
          <w:sz w:val="20"/>
          <w:szCs w:val="20"/>
          <w:rPrChange w:id="8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9" w:author="Michael Ciletti" w:date="2016-06-27T20:07:00Z">
          <w:pPr>
            <w:pStyle w:val="EXAMPLE1"/>
            <w:tabs>
              <w:tab w:val="clear" w:pos="120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91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9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9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w1, w2, w3;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9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5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9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not</w:t>
      </w:r>
      <w:r w:rsidRPr="00E35182">
        <w:rPr>
          <w:color w:val="auto"/>
          <w:sz w:val="20"/>
          <w:szCs w:val="20"/>
          <w:rPrChange w:id="9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(G0_b, G0);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9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0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0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0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not</w:t>
      </w:r>
      <w:r w:rsidRPr="00E35182">
        <w:rPr>
          <w:color w:val="auto"/>
          <w:sz w:val="20"/>
          <w:szCs w:val="20"/>
          <w:rPrChange w:id="10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(G1_b, G1);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0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5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0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0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buf</w:t>
      </w:r>
      <w:r w:rsidRPr="00E35182">
        <w:rPr>
          <w:color w:val="auto"/>
          <w:sz w:val="20"/>
          <w:szCs w:val="20"/>
          <w:rPrChange w:id="10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(incr_A, w2);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0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0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1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1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buf</w:t>
      </w:r>
      <w:r w:rsidRPr="00E35182">
        <w:rPr>
          <w:color w:val="auto"/>
          <w:sz w:val="20"/>
          <w:szCs w:val="20"/>
          <w:rPrChange w:id="11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(set_F, G1);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1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5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1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1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not</w:t>
      </w:r>
      <w:r w:rsidRPr="00E35182">
        <w:rPr>
          <w:color w:val="auto"/>
          <w:sz w:val="20"/>
          <w:szCs w:val="20"/>
          <w:rPrChange w:id="11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(A2_b, A2);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1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0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2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2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or</w:t>
      </w:r>
      <w:r w:rsidRPr="00E35182">
        <w:rPr>
          <w:color w:val="auto"/>
          <w:sz w:val="20"/>
          <w:szCs w:val="20"/>
          <w:rPrChange w:id="12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(D_G0, w1, w2);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2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5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2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2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and</w:t>
      </w:r>
      <w:r w:rsidRPr="00E35182">
        <w:rPr>
          <w:color w:val="auto"/>
          <w:sz w:val="20"/>
          <w:szCs w:val="20"/>
          <w:rPrChange w:id="12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(w1, Start, G0_b);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2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0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3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3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and</w:t>
      </w:r>
      <w:r w:rsidRPr="00E35182">
        <w:rPr>
          <w:color w:val="auto"/>
          <w:sz w:val="20"/>
          <w:szCs w:val="20"/>
          <w:rPrChange w:id="13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(clr_A_F, G0_b, Start);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3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5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3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3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and</w:t>
      </w:r>
      <w:r w:rsidRPr="00E35182">
        <w:rPr>
          <w:color w:val="auto"/>
          <w:sz w:val="20"/>
          <w:szCs w:val="20"/>
          <w:rPrChange w:id="13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(w2, G0, G1_b);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3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0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4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4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and</w:t>
      </w:r>
      <w:r w:rsidRPr="00E35182">
        <w:rPr>
          <w:color w:val="auto"/>
          <w:sz w:val="20"/>
          <w:szCs w:val="20"/>
          <w:rPrChange w:id="14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(set_E, w2, A2);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4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5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4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4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and</w:t>
      </w:r>
      <w:r w:rsidRPr="00E35182">
        <w:rPr>
          <w:color w:val="auto"/>
          <w:sz w:val="20"/>
          <w:szCs w:val="20"/>
          <w:rPrChange w:id="14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(clr_E, w2, A2_b);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4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0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5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5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and</w:t>
      </w:r>
      <w:r w:rsidRPr="00E35182">
        <w:rPr>
          <w:color w:val="auto"/>
          <w:sz w:val="20"/>
          <w:szCs w:val="20"/>
          <w:rPrChange w:id="15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(D_G1, w3, w2);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5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5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5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5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and</w:t>
      </w:r>
      <w:r w:rsidRPr="00E35182">
        <w:rPr>
          <w:color w:val="auto"/>
          <w:sz w:val="20"/>
          <w:szCs w:val="20"/>
          <w:rPrChange w:id="15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(w3, A2, A3);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15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0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6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6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D_flip_flop_AR M0 (G0, D_G0, clock, reset_b);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16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4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6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6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D_flip_flop_AR M1 (G1, D_G1, clock, reset_b);</w:t>
      </w:r>
    </w:p>
    <w:p w:rsidR="000B571E" w:rsidRDefault="000B571E" w:rsidP="000B571E">
      <w:pPr>
        <w:pStyle w:val="EXAMPLE1"/>
        <w:spacing w:line="276" w:lineRule="auto"/>
        <w:ind w:left="1200"/>
        <w:rPr>
          <w:ins w:id="167" w:author="Michael Ciletti" w:date="2016-06-27T20:08:00Z"/>
          <w:rStyle w:val="BOLD"/>
          <w:color w:val="auto"/>
          <w:sz w:val="20"/>
          <w:szCs w:val="20"/>
        </w:rPr>
        <w:pPrChange w:id="168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169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0B571E" w:rsidRPr="00CE1788" w:rsidRDefault="000B571E" w:rsidP="000B571E">
      <w:pPr>
        <w:pStyle w:val="BasicParagraph"/>
        <w:rPr>
          <w:rPrChange w:id="170" w:author="Michael Ciletti" w:date="2016-06-27T20:0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1" w:author="Michael Ciletti" w:date="2016-06-27T20:08:00Z">
          <w:pPr>
            <w:pStyle w:val="EXAMPLE1"/>
            <w:spacing w:line="480" w:lineRule="auto"/>
          </w:pPr>
        </w:pPrChange>
      </w:pP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17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3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7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// datapath unit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17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6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17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17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Datapath_STR</w:t>
      </w:r>
    </w:p>
    <w:p w:rsidR="000B571E" w:rsidRPr="00E35182" w:rsidRDefault="000B571E" w:rsidP="000B571E">
      <w:pPr>
        <w:pStyle w:val="EXAMPLE"/>
        <w:tabs>
          <w:tab w:val="clear" w:pos="1200"/>
          <w:tab w:val="clear" w:pos="1760"/>
          <w:tab w:val="left" w:pos="1520"/>
        </w:tabs>
        <w:spacing w:line="276" w:lineRule="auto"/>
        <w:ind w:left="1200"/>
        <w:rPr>
          <w:color w:val="auto"/>
          <w:sz w:val="20"/>
          <w:szCs w:val="20"/>
          <w:rPrChange w:id="17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0" w:author="Michael Ciletti" w:date="2016-06-27T20:07:00Z">
          <w:pPr>
            <w:pStyle w:val="EXAMPLE"/>
            <w:tabs>
              <w:tab w:val="clear" w:pos="1200"/>
              <w:tab w:val="clear" w:pos="1760"/>
              <w:tab w:val="left" w:pos="15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8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( </w:t>
      </w:r>
      <w:r w:rsidRPr="00E35182">
        <w:rPr>
          <w:rStyle w:val="BOLD"/>
          <w:color w:val="auto"/>
          <w:sz w:val="20"/>
          <w:szCs w:val="20"/>
          <w:rPrChange w:id="18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18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</w:t>
      </w:r>
      <w:r w:rsidRPr="00E35182">
        <w:rPr>
          <w:color w:val="auto"/>
          <w:sz w:val="20"/>
          <w:szCs w:val="20"/>
          <w:rPrChange w:id="18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A,</w:t>
      </w:r>
    </w:p>
    <w:p w:rsidR="000B571E" w:rsidRPr="00E35182" w:rsidRDefault="000B571E" w:rsidP="000B571E">
      <w:pPr>
        <w:pStyle w:val="EXAMPLE1"/>
        <w:tabs>
          <w:tab w:val="clear" w:pos="1200"/>
          <w:tab w:val="clear" w:pos="1760"/>
          <w:tab w:val="left" w:pos="1520"/>
        </w:tabs>
        <w:spacing w:line="276" w:lineRule="auto"/>
        <w:ind w:left="1200"/>
        <w:rPr>
          <w:color w:val="auto"/>
          <w:sz w:val="20"/>
          <w:szCs w:val="20"/>
          <w:rPrChange w:id="18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6" w:author="Michael Ciletti" w:date="2016-06-27T20:07:00Z">
          <w:pPr>
            <w:pStyle w:val="EXAMPLE1"/>
            <w:tabs>
              <w:tab w:val="clear" w:pos="1200"/>
              <w:tab w:val="clear" w:pos="1760"/>
              <w:tab w:val="left" w:pos="15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8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8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 </w:t>
      </w:r>
      <w:r w:rsidRPr="00E35182">
        <w:rPr>
          <w:rStyle w:val="BOLD"/>
          <w:color w:val="auto"/>
          <w:sz w:val="20"/>
          <w:szCs w:val="20"/>
          <w:rPrChange w:id="189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19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E, F,</w:t>
      </w:r>
    </w:p>
    <w:p w:rsidR="000B571E" w:rsidRPr="00E35182" w:rsidRDefault="000B571E" w:rsidP="000B571E">
      <w:pPr>
        <w:pStyle w:val="EXAMPLE1"/>
        <w:tabs>
          <w:tab w:val="clear" w:pos="1200"/>
          <w:tab w:val="clear" w:pos="1760"/>
          <w:tab w:val="left" w:pos="1520"/>
        </w:tabs>
        <w:spacing w:line="276" w:lineRule="auto"/>
        <w:ind w:left="1200"/>
        <w:rPr>
          <w:color w:val="auto"/>
          <w:sz w:val="20"/>
          <w:szCs w:val="20"/>
          <w:rPrChange w:id="19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2" w:author="Michael Ciletti" w:date="2016-06-27T20:07:00Z">
          <w:pPr>
            <w:pStyle w:val="EXAMPLE1"/>
            <w:tabs>
              <w:tab w:val="clear" w:pos="1200"/>
              <w:tab w:val="clear" w:pos="1760"/>
              <w:tab w:val="left" w:pos="15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9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19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  </w:t>
      </w:r>
      <w:r w:rsidRPr="00E35182">
        <w:rPr>
          <w:rStyle w:val="BOLD"/>
          <w:color w:val="auto"/>
          <w:sz w:val="20"/>
          <w:szCs w:val="20"/>
          <w:rPrChange w:id="19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19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clr_A_F, set_E, clr_E, set_F, incr_A, clock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19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8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9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20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1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0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0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JK_flip_flop_2 M0 (E, E_b, set_E, clr_E, clock);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20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5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0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0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JK_flip_flop_2 M1 (F, F_b, set_F, clr_A_F, clock);</w:t>
      </w:r>
    </w:p>
    <w:p w:rsidR="000B571E" w:rsidRPr="00E35182" w:rsidRDefault="000B571E" w:rsidP="000B571E">
      <w:pPr>
        <w:pStyle w:val="EXAMPLE"/>
        <w:tabs>
          <w:tab w:val="clear" w:pos="1200"/>
          <w:tab w:val="clear" w:pos="1760"/>
          <w:tab w:val="left" w:pos="1280"/>
        </w:tabs>
        <w:spacing w:line="276" w:lineRule="auto"/>
        <w:ind w:left="1200"/>
        <w:rPr>
          <w:color w:val="auto"/>
          <w:sz w:val="20"/>
          <w:szCs w:val="20"/>
          <w:rPrChange w:id="20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9" w:author="Michael Ciletti" w:date="2016-06-27T20:07:00Z">
          <w:pPr>
            <w:pStyle w:val="EXAMPLE"/>
            <w:tabs>
              <w:tab w:val="clear" w:pos="1200"/>
              <w:tab w:val="clear" w:pos="1760"/>
              <w:tab w:val="left" w:pos="12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1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21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Counter_4</w:t>
      </w:r>
      <w:r w:rsidRPr="00E35182">
        <w:rPr>
          <w:color w:val="auto"/>
          <w:sz w:val="20"/>
          <w:szCs w:val="20"/>
          <w:rPrChange w:id="21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M2 (A, incr_A, clr_A_F, clock);</w:t>
      </w:r>
    </w:p>
    <w:p w:rsidR="000B571E" w:rsidRDefault="000B571E" w:rsidP="000B571E">
      <w:pPr>
        <w:pStyle w:val="EXAMPLE1"/>
        <w:spacing w:line="276" w:lineRule="auto"/>
        <w:ind w:left="1200"/>
        <w:rPr>
          <w:ins w:id="213" w:author="Michael Ciletti" w:date="2016-06-27T20:09:00Z"/>
          <w:rStyle w:val="BOLD"/>
          <w:color w:val="auto"/>
          <w:sz w:val="20"/>
          <w:szCs w:val="20"/>
        </w:rPr>
        <w:pPrChange w:id="214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1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0B571E" w:rsidRPr="00CE1788" w:rsidRDefault="000B571E" w:rsidP="000B571E">
      <w:pPr>
        <w:pStyle w:val="BasicParagraph"/>
        <w:rPr>
          <w:rPrChange w:id="216" w:author="Michael Ciletti" w:date="2016-06-27T20:0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7" w:author="Michael Ciletti" w:date="2016-06-27T20:09:00Z">
          <w:pPr>
            <w:pStyle w:val="EXAMPLE1"/>
            <w:spacing w:line="480" w:lineRule="auto"/>
          </w:pPr>
        </w:pPrChange>
      </w:pP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21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9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2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// Counter with synchronous clear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2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2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23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22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Counter_4 (</w:t>
      </w:r>
      <w:r w:rsidRPr="00E35182">
        <w:rPr>
          <w:rStyle w:val="BOLD"/>
          <w:color w:val="auto"/>
          <w:sz w:val="20"/>
          <w:szCs w:val="20"/>
          <w:rPrChange w:id="22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22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22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22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 A, </w:t>
      </w:r>
      <w:r w:rsidRPr="00E35182">
        <w:rPr>
          <w:rStyle w:val="BOLD"/>
          <w:color w:val="auto"/>
          <w:sz w:val="20"/>
          <w:szCs w:val="20"/>
          <w:rPrChange w:id="229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23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incr, clear, clock);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3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2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3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lastRenderedPageBreak/>
        <w:t> </w:t>
      </w:r>
      <w:r w:rsidRPr="00E35182">
        <w:rPr>
          <w:rStyle w:val="BOLD"/>
          <w:color w:val="auto"/>
          <w:sz w:val="20"/>
          <w:szCs w:val="20"/>
          <w:rPrChange w:id="234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E35182">
        <w:rPr>
          <w:color w:val="auto"/>
          <w:sz w:val="20"/>
          <w:szCs w:val="20"/>
          <w:rPrChange w:id="23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236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 (posedge clock)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3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8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3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240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24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(clear) </w:t>
      </w:r>
      <w:del w:id="242" w:author="Michael Ciletti" w:date="2016-07-24T16:06:00Z">
        <w:r w:rsidRPr="00E35182" w:rsidDel="00C14368">
          <w:rPr>
            <w:color w:val="auto"/>
            <w:sz w:val="20"/>
            <w:szCs w:val="20"/>
            <w:rPrChange w:id="243" w:author="Michael Ciletti" w:date="2016-06-24T13:37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E35182">
        <w:rPr>
          <w:color w:val="auto"/>
          <w:sz w:val="20"/>
          <w:szCs w:val="20"/>
          <w:rPrChange w:id="24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A &lt;= 0; </w:t>
      </w:r>
      <w:r w:rsidRPr="00E35182">
        <w:rPr>
          <w:rStyle w:val="BOLD"/>
          <w:color w:val="auto"/>
          <w:sz w:val="20"/>
          <w:szCs w:val="20"/>
          <w:rPrChange w:id="24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 if</w:t>
      </w:r>
      <w:r w:rsidRPr="00E35182">
        <w:rPr>
          <w:color w:val="auto"/>
          <w:sz w:val="20"/>
          <w:szCs w:val="20"/>
          <w:rPrChange w:id="24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(incr) A &lt;= A + 1;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4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8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49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5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1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5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25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D_flip_flop_AR (Q, D, CLK, RST);</w:t>
      </w:r>
      <w:ins w:id="254" w:author="Michael Ciletti" w:date="2016-06-27T20:09:00Z">
        <w:r>
          <w:rPr>
            <w:color w:val="auto"/>
            <w:sz w:val="20"/>
            <w:szCs w:val="20"/>
          </w:rPr>
          <w:tab/>
          <w:t>// Asynchronous reset</w:t>
        </w:r>
      </w:ins>
    </w:p>
    <w:p w:rsidR="000B571E" w:rsidRPr="00E35182" w:rsidRDefault="000B571E" w:rsidP="000B571E">
      <w:pPr>
        <w:pStyle w:val="EXAMPLE1"/>
        <w:tabs>
          <w:tab w:val="clear" w:pos="1200"/>
          <w:tab w:val="clear" w:pos="1760"/>
          <w:tab w:val="left" w:pos="1520"/>
        </w:tabs>
        <w:spacing w:line="276" w:lineRule="auto"/>
        <w:ind w:left="1200"/>
        <w:rPr>
          <w:color w:val="auto"/>
          <w:sz w:val="20"/>
          <w:szCs w:val="20"/>
          <w:rPrChange w:id="25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6" w:author="Michael Ciletti" w:date="2016-06-27T20:07:00Z">
          <w:pPr>
            <w:pStyle w:val="EXAMPLE1"/>
            <w:tabs>
              <w:tab w:val="clear" w:pos="1200"/>
              <w:tab w:val="clear" w:pos="1760"/>
              <w:tab w:val="left" w:pos="15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5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58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25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26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0B571E" w:rsidRPr="00E35182" w:rsidRDefault="000B571E" w:rsidP="000B571E">
      <w:pPr>
        <w:pStyle w:val="EXAMPLE1"/>
        <w:tabs>
          <w:tab w:val="clear" w:pos="1200"/>
          <w:tab w:val="clear" w:pos="1760"/>
          <w:tab w:val="left" w:pos="1520"/>
        </w:tabs>
        <w:spacing w:line="276" w:lineRule="auto"/>
        <w:ind w:left="1200"/>
        <w:rPr>
          <w:color w:val="auto"/>
          <w:sz w:val="20"/>
          <w:szCs w:val="20"/>
          <w:rPrChange w:id="26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2" w:author="Michael Ciletti" w:date="2016-06-27T20:07:00Z">
          <w:pPr>
            <w:pStyle w:val="EXAMPLE1"/>
            <w:tabs>
              <w:tab w:val="clear" w:pos="1200"/>
              <w:tab w:val="clear" w:pos="1760"/>
              <w:tab w:val="left" w:pos="15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6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64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26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D, CLK, RST;</w:t>
      </w:r>
    </w:p>
    <w:p w:rsidR="000B571E" w:rsidRPr="00E35182" w:rsidRDefault="000B571E" w:rsidP="000B571E">
      <w:pPr>
        <w:pStyle w:val="EXAMPLE1"/>
        <w:tabs>
          <w:tab w:val="clear" w:pos="1200"/>
          <w:tab w:val="clear" w:pos="1760"/>
          <w:tab w:val="left" w:pos="1520"/>
        </w:tabs>
        <w:spacing w:line="276" w:lineRule="auto"/>
        <w:ind w:left="1200"/>
        <w:rPr>
          <w:color w:val="auto"/>
          <w:sz w:val="20"/>
          <w:szCs w:val="20"/>
          <w:rPrChange w:id="26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7" w:author="Michael Ciletti" w:date="2016-06-27T20:07:00Z">
          <w:pPr>
            <w:pStyle w:val="EXAMPLE1"/>
            <w:tabs>
              <w:tab w:val="clear" w:pos="1200"/>
              <w:tab w:val="clear" w:pos="1760"/>
              <w:tab w:val="left" w:pos="152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6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69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27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27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7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3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7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7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E35182">
        <w:rPr>
          <w:color w:val="auto"/>
          <w:sz w:val="20"/>
          <w:szCs w:val="20"/>
          <w:rPrChange w:id="27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27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 (posedge CLK, negedge RST)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7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9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8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281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E35182">
        <w:rPr>
          <w:color w:val="auto"/>
          <w:sz w:val="20"/>
          <w:szCs w:val="20"/>
          <w:rPrChange w:id="28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(RST == 0) Q &lt;= 1'b0;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8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4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8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286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E35182">
        <w:rPr>
          <w:color w:val="auto"/>
          <w:sz w:val="20"/>
          <w:szCs w:val="20"/>
          <w:rPrChange w:id="28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Q &lt;= D;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8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9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90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29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2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9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// Description of JK flip-flop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9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5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296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29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JK_flip_flop_2 (Q, Q_not, J, K, CLK);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29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9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0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01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E35182">
        <w:rPr>
          <w:color w:val="auto"/>
          <w:sz w:val="20"/>
          <w:szCs w:val="20"/>
          <w:rPrChange w:id="30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30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Q, Q_not;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30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5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0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0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E35182">
        <w:rPr>
          <w:color w:val="auto"/>
          <w:sz w:val="20"/>
          <w:szCs w:val="20"/>
          <w:rPrChange w:id="30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J, K, CLK;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30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0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1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1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31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31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31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6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1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18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E35182">
        <w:rPr>
          <w:color w:val="auto"/>
          <w:sz w:val="20"/>
          <w:szCs w:val="20"/>
          <w:rPrChange w:id="31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Q_not = ~Q;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32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21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2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23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E35182">
        <w:rPr>
          <w:color w:val="auto"/>
          <w:sz w:val="20"/>
          <w:szCs w:val="20"/>
          <w:rPrChange w:id="32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rStyle w:val="BOLD"/>
          <w:color w:val="auto"/>
          <w:sz w:val="20"/>
          <w:szCs w:val="20"/>
          <w:rPrChange w:id="32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 (posedge CLK)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32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27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2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329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case</w:t>
      </w:r>
      <w:r w:rsidRPr="00E35182">
        <w:rPr>
          <w:color w:val="auto"/>
          <w:sz w:val="20"/>
          <w:szCs w:val="20"/>
          <w:rPrChange w:id="33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({J, K})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33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2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3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33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3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2'b00:</w:t>
      </w:r>
      <w:r w:rsidRPr="00E35182">
        <w:rPr>
          <w:color w:val="auto"/>
          <w:sz w:val="20"/>
          <w:szCs w:val="20"/>
          <w:rPrChange w:id="33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 &lt;= Q;</w:t>
      </w:r>
      <w:ins w:id="337" w:author="Michael Ciletti" w:date="2016-06-27T20:09:00Z">
        <w:r>
          <w:rPr>
            <w:color w:val="auto"/>
            <w:sz w:val="20"/>
            <w:szCs w:val="20"/>
          </w:rPr>
          <w:tab/>
        </w:r>
        <w:r>
          <w:rPr>
            <w:color w:val="auto"/>
            <w:sz w:val="20"/>
            <w:szCs w:val="20"/>
          </w:rPr>
          <w:tab/>
          <w:t>// No change</w:t>
        </w:r>
      </w:ins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33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9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4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34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4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2'b01:</w:t>
      </w:r>
      <w:r w:rsidRPr="00E35182">
        <w:rPr>
          <w:color w:val="auto"/>
          <w:sz w:val="20"/>
          <w:szCs w:val="20"/>
          <w:rPrChange w:id="34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 &lt;= 1'b0;</w:t>
      </w:r>
      <w:ins w:id="344" w:author="Michael Ciletti" w:date="2016-06-27T20:10:00Z">
        <w:r>
          <w:rPr>
            <w:color w:val="auto"/>
            <w:sz w:val="20"/>
            <w:szCs w:val="20"/>
          </w:rPr>
          <w:tab/>
          <w:t>// Clear</w:t>
        </w:r>
      </w:ins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34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46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4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34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4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2'b10:</w:t>
      </w:r>
      <w:r w:rsidRPr="00E35182">
        <w:rPr>
          <w:color w:val="auto"/>
          <w:sz w:val="20"/>
          <w:szCs w:val="20"/>
          <w:rPrChange w:id="35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 &lt;= 1'b1;</w:t>
      </w:r>
      <w:ins w:id="351" w:author="Michael Ciletti" w:date="2016-06-27T20:10:00Z">
        <w:r>
          <w:rPr>
            <w:color w:val="auto"/>
            <w:sz w:val="20"/>
            <w:szCs w:val="20"/>
          </w:rPr>
          <w:tab/>
          <w:t>// Set</w:t>
        </w:r>
      </w:ins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35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53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5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35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5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2'b11:</w:t>
      </w:r>
      <w:r w:rsidRPr="00E35182">
        <w:rPr>
          <w:color w:val="auto"/>
          <w:sz w:val="20"/>
          <w:szCs w:val="20"/>
          <w:rPrChange w:id="35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 &lt;= ~Q;</w:t>
      </w:r>
      <w:ins w:id="358" w:author="Michael Ciletti" w:date="2016-06-27T20:10:00Z">
        <w:r>
          <w:rPr>
            <w:color w:val="auto"/>
            <w:sz w:val="20"/>
            <w:szCs w:val="20"/>
          </w:rPr>
          <w:tab/>
          <w:t>// Toggle</w:t>
        </w:r>
      </w:ins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35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60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6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36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endcase</w:t>
      </w:r>
    </w:p>
    <w:p w:rsidR="000B571E" w:rsidRDefault="000B571E" w:rsidP="000B571E">
      <w:pPr>
        <w:pStyle w:val="EXAMPLE1"/>
        <w:spacing w:line="276" w:lineRule="auto"/>
        <w:ind w:left="1200"/>
        <w:rPr>
          <w:ins w:id="363" w:author="Michael Ciletti" w:date="2016-06-27T20:10:00Z"/>
          <w:rStyle w:val="BOLD"/>
          <w:color w:val="auto"/>
          <w:sz w:val="20"/>
          <w:szCs w:val="20"/>
        </w:rPr>
        <w:pPrChange w:id="364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36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0B571E" w:rsidRDefault="000B571E" w:rsidP="000B571E">
      <w:pPr>
        <w:pStyle w:val="BasicParagraph"/>
        <w:rPr>
          <w:ins w:id="366" w:author="Michael Ciletti" w:date="2016-06-27T20:10:00Z"/>
        </w:rPr>
        <w:pPrChange w:id="367" w:author="Michael Ciletti" w:date="2016-06-27T20:10:00Z">
          <w:pPr>
            <w:pStyle w:val="EXAMPLE1"/>
            <w:spacing w:line="480" w:lineRule="auto"/>
          </w:pPr>
        </w:pPrChange>
      </w:pPr>
    </w:p>
    <w:p w:rsidR="000B571E" w:rsidRDefault="000B571E" w:rsidP="000B571E">
      <w:pPr>
        <w:pStyle w:val="BasicParagraph"/>
        <w:rPr>
          <w:ins w:id="368" w:author="Michael Ciletti" w:date="2016-06-27T20:10:00Z"/>
        </w:rPr>
        <w:pPrChange w:id="369" w:author="Michael Ciletti" w:date="2016-06-27T20:10:00Z">
          <w:pPr>
            <w:pStyle w:val="EXAMPLE1"/>
            <w:spacing w:line="480" w:lineRule="auto"/>
          </w:pPr>
        </w:pPrChange>
      </w:pPr>
    </w:p>
    <w:p w:rsidR="000B571E" w:rsidRPr="00CE1788" w:rsidRDefault="000B571E" w:rsidP="000B571E">
      <w:pPr>
        <w:pStyle w:val="BasicParagraph"/>
        <w:ind w:left="480" w:firstLine="720"/>
        <w:rPr>
          <w:rFonts w:ascii="Arial" w:hAnsi="Arial" w:cs="Arial"/>
          <w:rPrChange w:id="370" w:author="Michael Ciletti" w:date="2016-06-27T20:10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71" w:author="Michael Ciletti" w:date="2016-06-27T20:10:00Z">
          <w:pPr>
            <w:pStyle w:val="EXAMPLE1"/>
            <w:spacing w:line="480" w:lineRule="auto"/>
          </w:pPr>
        </w:pPrChange>
      </w:pPr>
      <w:ins w:id="372" w:author="Michael Ciletti" w:date="2016-06-27T20:10:00Z">
        <w:r w:rsidRPr="00CE1788">
          <w:rPr>
            <w:rFonts w:ascii="Arial" w:hAnsi="Arial" w:cs="Arial"/>
            <w:rPrChange w:id="373" w:author="Michael Ciletti" w:date="2016-06-27T20:10:00Z">
              <w:rPr/>
            </w:rPrChange>
          </w:rPr>
          <w:t>// Tests Bench</w:t>
        </w:r>
      </w:ins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37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75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376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 t_Design_Example_STR;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37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78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7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80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38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Start, clock, reset_b;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38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83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8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8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38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 A;</w:t>
      </w:r>
    </w:p>
    <w:p w:rsidR="000B571E" w:rsidRPr="00E35182" w:rsidRDefault="000B571E" w:rsidP="000B571E">
      <w:pPr>
        <w:pStyle w:val="EXAMPLE1"/>
        <w:tabs>
          <w:tab w:val="clear" w:pos="1200"/>
          <w:tab w:val="clear" w:pos="1760"/>
          <w:tab w:val="left" w:pos="940"/>
        </w:tabs>
        <w:spacing w:line="276" w:lineRule="auto"/>
        <w:ind w:left="1200"/>
        <w:rPr>
          <w:color w:val="auto"/>
          <w:sz w:val="20"/>
          <w:szCs w:val="20"/>
          <w:rPrChange w:id="38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88" w:author="Michael Ciletti" w:date="2016-06-27T20:07:00Z">
          <w:pPr>
            <w:pStyle w:val="EXAMPLE1"/>
            <w:tabs>
              <w:tab w:val="clear" w:pos="1200"/>
              <w:tab w:val="clear" w:pos="1760"/>
              <w:tab w:val="left" w:pos="94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8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390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39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E, F;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39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93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9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9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// Instantiate design example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39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97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9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Design_Example_STR M0 (A, E, F, Start, clock, reset_b);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39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0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0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// Describe stimulus waveforms</w:t>
      </w:r>
    </w:p>
    <w:p w:rsidR="000B571E" w:rsidRPr="00E35182" w:rsidRDefault="000B571E" w:rsidP="000B571E">
      <w:pPr>
        <w:pStyle w:val="EXAMPLE1"/>
        <w:tabs>
          <w:tab w:val="clear" w:pos="1200"/>
          <w:tab w:val="clear" w:pos="1760"/>
          <w:tab w:val="left" w:pos="2480"/>
        </w:tabs>
        <w:spacing w:line="276" w:lineRule="auto"/>
        <w:ind w:left="1200"/>
        <w:rPr>
          <w:color w:val="auto"/>
          <w:sz w:val="20"/>
          <w:szCs w:val="20"/>
          <w:rPrChange w:id="40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3" w:author="Michael Ciletti" w:date="2016-06-27T20:07:00Z">
          <w:pPr>
            <w:pStyle w:val="EXAMPLE1"/>
            <w:tabs>
              <w:tab w:val="clear" w:pos="1200"/>
              <w:tab w:val="clear" w:pos="1760"/>
              <w:tab w:val="left" w:pos="2480"/>
            </w:tabs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404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E35182">
        <w:rPr>
          <w:color w:val="auto"/>
          <w:sz w:val="20"/>
          <w:szCs w:val="20"/>
          <w:rPrChange w:id="40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#500 </w:t>
      </w:r>
      <w:r w:rsidRPr="00E35182">
        <w:rPr>
          <w:rStyle w:val="BOLD"/>
          <w:color w:val="auto"/>
          <w:sz w:val="20"/>
          <w:szCs w:val="20"/>
          <w:rPrChange w:id="406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$finish</w:t>
      </w:r>
      <w:r w:rsidRPr="00E35182">
        <w:rPr>
          <w:color w:val="auto"/>
          <w:sz w:val="20"/>
          <w:szCs w:val="20"/>
          <w:rPrChange w:id="40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;</w:t>
      </w:r>
      <w:r w:rsidRPr="00E35182">
        <w:rPr>
          <w:color w:val="auto"/>
          <w:sz w:val="20"/>
          <w:szCs w:val="20"/>
          <w:rPrChange w:id="40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Stopwatch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40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10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411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41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13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1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41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41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17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1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41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reset_b = 0;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42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21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2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42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Start = 0;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42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25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2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42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clock = 0;</w:t>
      </w:r>
    </w:p>
    <w:p w:rsidR="000B571E" w:rsidRPr="00E35182" w:rsidRDefault="000B571E" w:rsidP="000B571E">
      <w:pPr>
        <w:pStyle w:val="EXAMPLE"/>
        <w:spacing w:line="276" w:lineRule="auto"/>
        <w:ind w:left="1200"/>
        <w:rPr>
          <w:color w:val="auto"/>
          <w:sz w:val="20"/>
          <w:szCs w:val="20"/>
          <w:rPrChange w:id="42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29" w:author="Michael Ciletti" w:date="2016-06-27T20:07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3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43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#5 reset_b = 1; Start = 1;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43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33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3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43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repeat</w:t>
      </w:r>
      <w:r w:rsidRPr="00E35182">
        <w:rPr>
          <w:color w:val="auto"/>
          <w:sz w:val="20"/>
          <w:szCs w:val="20"/>
          <w:rPrChange w:id="43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(32)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43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38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39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44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441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0B571E" w:rsidRPr="00E35182" w:rsidRDefault="000B571E" w:rsidP="000B571E">
      <w:pPr>
        <w:pStyle w:val="EXAMPLE"/>
        <w:tabs>
          <w:tab w:val="clear" w:pos="1760"/>
          <w:tab w:val="left" w:pos="2480"/>
        </w:tabs>
        <w:spacing w:line="276" w:lineRule="auto"/>
        <w:ind w:left="1200"/>
        <w:rPr>
          <w:color w:val="auto"/>
          <w:sz w:val="20"/>
          <w:szCs w:val="20"/>
          <w:rPrChange w:id="44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3" w:author="Michael Ciletti" w:date="2016-06-27T20:07:00Z">
          <w:pPr>
            <w:pStyle w:val="EXAMPLE"/>
            <w:tabs>
              <w:tab w:val="clear" w:pos="1760"/>
              <w:tab w:val="left" w:pos="24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4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44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44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#5 clock = ~ clock;</w:t>
      </w:r>
      <w:r w:rsidRPr="00E35182">
        <w:rPr>
          <w:color w:val="auto"/>
          <w:sz w:val="20"/>
          <w:szCs w:val="20"/>
          <w:rPrChange w:id="44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Clock generator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448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9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5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451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452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453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54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55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456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457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58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459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</w:p>
    <w:p w:rsidR="000B571E" w:rsidRPr="00E35182" w:rsidRDefault="000B571E" w:rsidP="000B571E">
      <w:pPr>
        <w:pStyle w:val="EXAMPLE1"/>
        <w:spacing w:line="276" w:lineRule="auto"/>
        <w:ind w:left="1200"/>
        <w:rPr>
          <w:color w:val="auto"/>
          <w:sz w:val="20"/>
          <w:szCs w:val="20"/>
          <w:rPrChange w:id="460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61" w:author="Michael Ciletti" w:date="2016-06-27T20:07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62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463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$monitor</w:t>
      </w:r>
      <w:r w:rsidRPr="00E35182">
        <w:rPr>
          <w:color w:val="auto"/>
          <w:sz w:val="20"/>
          <w:szCs w:val="20"/>
          <w:rPrChange w:id="464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("A = %b E = %b F = %b time = %0d", A, E, F, </w:t>
      </w:r>
      <w:r w:rsidRPr="00E35182">
        <w:rPr>
          <w:rStyle w:val="BOLD"/>
          <w:color w:val="auto"/>
          <w:sz w:val="20"/>
          <w:szCs w:val="20"/>
          <w:rPrChange w:id="465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$time</w:t>
      </w:r>
      <w:r w:rsidRPr="00E35182">
        <w:rPr>
          <w:color w:val="auto"/>
          <w:sz w:val="20"/>
          <w:szCs w:val="20"/>
          <w:rPrChange w:id="466" w:author="Michael Ciletti" w:date="2016-06-24T13:37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0B571E" w:rsidRPr="00E35182" w:rsidRDefault="000B571E" w:rsidP="000B571E">
      <w:pPr>
        <w:pStyle w:val="EXAMPLE1"/>
        <w:pBdr>
          <w:bottom w:val="single" w:sz="4" w:space="1" w:color="auto"/>
        </w:pBdr>
        <w:spacing w:after="240" w:line="276" w:lineRule="auto"/>
        <w:ind w:left="1200"/>
        <w:rPr>
          <w:rStyle w:val="BOLD"/>
          <w:color w:val="auto"/>
          <w:sz w:val="20"/>
          <w:szCs w:val="20"/>
          <w:rPrChange w:id="467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pPrChange w:id="468" w:author="Michael Ciletti" w:date="2016-06-27T20:07:00Z">
          <w:pPr>
            <w:pStyle w:val="EXAMPLE1"/>
            <w:pBdr>
              <w:bottom w:val="single" w:sz="4" w:space="1" w:color="auto"/>
            </w:pBdr>
            <w:spacing w:after="240"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469" w:author="Michael Ciletti" w:date="2016-06-24T13:37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lastRenderedPageBreak/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71E"/>
    <w:rsid w:val="000B571E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0B571E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0B571E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0B571E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0B571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71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71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0B571E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0B571E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0B571E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0B571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71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71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2056</Characters>
  <Application>Microsoft Macintosh Word</Application>
  <DocSecurity>0</DocSecurity>
  <Lines>17</Lines>
  <Paragraphs>4</Paragraphs>
  <ScaleCrop>false</ScaleCrop>
  <Company>mdc Images</Company>
  <LinksUpToDate>false</LinksUpToDate>
  <CharactersWithSpaces>2412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2017-06-07T03:25:00Z</dcterms:created>
  <dcterms:modified xsi:type="dcterms:W3CDTF">2017-06-07T03:25:00Z</dcterms:modified>
</cp:coreProperties>
</file>