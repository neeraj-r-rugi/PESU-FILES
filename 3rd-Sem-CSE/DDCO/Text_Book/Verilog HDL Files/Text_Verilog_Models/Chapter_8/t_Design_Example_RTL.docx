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// Test bench for design example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5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'timescale 1 ns / 1 ps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8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E35182">
        <w:rPr>
          <w:color w:val="auto"/>
          <w:sz w:val="20"/>
          <w:szCs w:val="20"/>
          <w:rPrChange w:id="9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10" w:name="_GoBack"/>
      <w:r w:rsidRPr="00E35182">
        <w:rPr>
          <w:color w:val="auto"/>
          <w:sz w:val="20"/>
          <w:szCs w:val="20"/>
          <w:rPrChange w:id="1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t_Design_Example_RTL</w:t>
      </w:r>
      <w:bookmarkEnd w:id="10"/>
      <w:r w:rsidRPr="00E35182">
        <w:rPr>
          <w:color w:val="auto"/>
          <w:sz w:val="20"/>
          <w:szCs w:val="20"/>
          <w:rPrChange w:id="1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:rsidR="00114ACA" w:rsidRPr="00E35182" w:rsidRDefault="00114ACA" w:rsidP="00114ACA">
      <w:pPr>
        <w:pStyle w:val="EXAMPLE1"/>
        <w:tabs>
          <w:tab w:val="left" w:pos="980"/>
        </w:tabs>
        <w:spacing w:line="276" w:lineRule="auto"/>
        <w:ind w:left="1200"/>
        <w:rPr>
          <w:color w:val="auto"/>
          <w:sz w:val="20"/>
          <w:szCs w:val="20"/>
          <w:rPrChange w:id="1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" w:author="Michael Ciletti" w:date="2016-06-27T19:58:00Z">
          <w:pPr>
            <w:pStyle w:val="EXAMPLE1"/>
            <w:tabs>
              <w:tab w:val="left" w:pos="9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5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6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E35182">
        <w:rPr>
          <w:color w:val="auto"/>
          <w:sz w:val="20"/>
          <w:szCs w:val="20"/>
          <w:rPrChange w:id="17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1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19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2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2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 A;</w:t>
      </w:r>
    </w:p>
    <w:p w:rsidR="00114ACA" w:rsidRPr="00E35182" w:rsidRDefault="00114ACA" w:rsidP="00114ACA">
      <w:pPr>
        <w:pStyle w:val="EXAMPLE1"/>
        <w:tabs>
          <w:tab w:val="left" w:pos="980"/>
        </w:tabs>
        <w:spacing w:line="276" w:lineRule="auto"/>
        <w:ind w:left="1200"/>
        <w:rPr>
          <w:color w:val="auto"/>
          <w:sz w:val="20"/>
          <w:szCs w:val="20"/>
          <w:rPrChange w:id="2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" w:author="Michael Ciletti" w:date="2016-06-27T19:58:00Z">
          <w:pPr>
            <w:pStyle w:val="EXAMPLE1"/>
            <w:tabs>
              <w:tab w:val="left" w:pos="98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2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27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E35182">
        <w:rPr>
          <w:color w:val="auto"/>
          <w:sz w:val="20"/>
          <w:szCs w:val="20"/>
          <w:rPrChange w:id="2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E35182">
        <w:rPr>
          <w:color w:val="auto"/>
          <w:sz w:val="20"/>
          <w:szCs w:val="20"/>
          <w:rPrChange w:id="29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F;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3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// Instantiate design example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3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3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37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Design_Example_RTL M0 (A, E, F, Start, clock, reset_b);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3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4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// Describe stimulus waveforms</w:t>
      </w:r>
    </w:p>
    <w:p w:rsidR="00114ACA" w:rsidRPr="00E35182" w:rsidRDefault="00114ACA" w:rsidP="00114ACA">
      <w:pPr>
        <w:pStyle w:val="EXAMPLE1"/>
        <w:tabs>
          <w:tab w:val="left" w:pos="2860"/>
        </w:tabs>
        <w:spacing w:line="276" w:lineRule="auto"/>
        <w:ind w:left="1200"/>
        <w:rPr>
          <w:color w:val="auto"/>
          <w:sz w:val="20"/>
          <w:szCs w:val="20"/>
          <w:rPrChange w:id="4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3" w:author="Michael Ciletti" w:date="2016-06-27T19:58:00Z">
          <w:pPr>
            <w:pStyle w:val="EXAMPLE1"/>
            <w:tabs>
              <w:tab w:val="left" w:pos="2860"/>
            </w:tabs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4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45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E35182">
        <w:rPr>
          <w:color w:val="auto"/>
          <w:sz w:val="20"/>
          <w:szCs w:val="20"/>
          <w:rPrChange w:id="4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#500 </w:t>
      </w:r>
      <w:r w:rsidRPr="00E35182">
        <w:rPr>
          <w:rStyle w:val="BOLD"/>
          <w:color w:val="auto"/>
          <w:sz w:val="20"/>
          <w:szCs w:val="20"/>
          <w:rPrChange w:id="47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</w:t>
      </w:r>
      <w:r w:rsidRPr="00E35182">
        <w:rPr>
          <w:color w:val="auto"/>
          <w:sz w:val="20"/>
          <w:szCs w:val="20"/>
          <w:rPrChange w:id="4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  <w:r w:rsidRPr="00E35182">
        <w:rPr>
          <w:color w:val="auto"/>
          <w:sz w:val="20"/>
          <w:szCs w:val="20"/>
          <w:rPrChange w:id="49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Stopwatch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5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5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53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5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5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5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57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5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9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6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6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reset_b = 0;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6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4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65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6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67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Start = 0;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6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9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7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7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clock = 0;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7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4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75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7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color w:val="auto"/>
          <w:sz w:val="20"/>
          <w:szCs w:val="20"/>
          <w:rPrChange w:id="77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#5 reset_b = 1; Start = 1;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7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9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8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82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E35182">
        <w:rPr>
          <w:color w:val="auto"/>
          <w:sz w:val="20"/>
          <w:szCs w:val="20"/>
          <w:rPrChange w:id="8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(32)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8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5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8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87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88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114ACA" w:rsidRPr="00E35182" w:rsidRDefault="00114ACA" w:rsidP="00114ACA">
      <w:pPr>
        <w:pStyle w:val="EXAMPLE"/>
        <w:spacing w:line="276" w:lineRule="auto"/>
        <w:ind w:left="1200"/>
        <w:rPr>
          <w:color w:val="auto"/>
          <w:sz w:val="20"/>
          <w:szCs w:val="20"/>
          <w:rPrChange w:id="89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0" w:author="Michael Ciletti" w:date="2016-06-27T19:58:00Z">
          <w:pPr>
            <w:pStyle w:val="EXAMPLE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1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9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93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#5 clock = ~ clock;</w:t>
      </w:r>
      <w:r w:rsidRPr="00E35182">
        <w:rPr>
          <w:color w:val="auto"/>
          <w:sz w:val="20"/>
          <w:szCs w:val="20"/>
          <w:rPrChange w:id="9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Clock generator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95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6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97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color w:val="auto"/>
          <w:sz w:val="20"/>
          <w:szCs w:val="20"/>
          <w:rPrChange w:id="9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99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10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1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03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114ACA" w:rsidRDefault="00114ACA" w:rsidP="00114ACA">
      <w:pPr>
        <w:pStyle w:val="EXAMPLE1"/>
        <w:spacing w:line="276" w:lineRule="auto"/>
        <w:ind w:left="1200"/>
        <w:rPr>
          <w:ins w:id="104" w:author="Michael Ciletti" w:date="2016-06-27T19:57:00Z"/>
          <w:rStyle w:val="BOLD"/>
          <w:color w:val="auto"/>
          <w:sz w:val="20"/>
          <w:szCs w:val="20"/>
        </w:rPr>
        <w:pPrChange w:id="105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0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E35182">
        <w:rPr>
          <w:rStyle w:val="BOLD"/>
          <w:color w:val="auto"/>
          <w:sz w:val="20"/>
          <w:szCs w:val="20"/>
          <w:rPrChange w:id="107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</w:p>
    <w:p w:rsidR="00114ACA" w:rsidRPr="00F03BEA" w:rsidRDefault="00114ACA" w:rsidP="00114ACA">
      <w:pPr>
        <w:pStyle w:val="BasicParagraph"/>
        <w:ind w:left="1200"/>
        <w:rPr>
          <w:rFonts w:ascii="Arial" w:hAnsi="Arial" w:cs="Arial"/>
          <w:rPrChange w:id="108" w:author="Michael Ciletti" w:date="2016-06-27T19:57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9" w:author="Michael Ciletti" w:date="2016-06-27T19:58:00Z">
          <w:pPr>
            <w:pStyle w:val="EXAMPLE1"/>
            <w:spacing w:line="480" w:lineRule="auto"/>
          </w:pPr>
        </w:pPrChange>
      </w:pPr>
      <w:ins w:id="110" w:author="Michael Ciletti" w:date="2016-06-27T19:57:00Z">
        <w:r w:rsidRPr="00F03BEA">
          <w:rPr>
            <w:rFonts w:ascii="Arial" w:hAnsi="Arial" w:cs="Arial"/>
            <w:color w:val="auto"/>
          </w:rPr>
          <w:t>// $monitor d</w:t>
        </w:r>
        <w:r w:rsidRPr="00F03BEA">
          <w:rPr>
            <w:rFonts w:ascii="Arial" w:hAnsi="Arial" w:cs="Arial"/>
            <w:color w:val="auto"/>
            <w:rPrChange w:id="111" w:author="Michael Ciletti" w:date="2016-06-27T19:57:00Z">
              <w:rPr>
                <w:color w:val="auto"/>
              </w:rPr>
            </w:rPrChange>
          </w:rPr>
          <w:t>isplays A, E, and F every 10 ns</w:t>
        </w:r>
      </w:ins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112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3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color w:val="auto"/>
          <w:sz w:val="20"/>
          <w:szCs w:val="20"/>
          <w:rPrChange w:id="114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E35182">
        <w:rPr>
          <w:rStyle w:val="BOLD"/>
          <w:color w:val="auto"/>
          <w:sz w:val="20"/>
          <w:szCs w:val="20"/>
          <w:rPrChange w:id="115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$monitor</w:t>
      </w:r>
      <w:r w:rsidRPr="00E35182">
        <w:rPr>
          <w:color w:val="auto"/>
          <w:sz w:val="20"/>
          <w:szCs w:val="20"/>
          <w:rPrChange w:id="116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("A = %b E = %b F = %b time = %0d", A, E, F, </w:t>
      </w:r>
      <w:r w:rsidRPr="00E35182">
        <w:rPr>
          <w:rStyle w:val="BOLD"/>
          <w:color w:val="auto"/>
          <w:sz w:val="20"/>
          <w:szCs w:val="20"/>
          <w:rPrChange w:id="117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$time</w:t>
      </w:r>
      <w:r w:rsidRPr="00E35182">
        <w:rPr>
          <w:color w:val="auto"/>
          <w:sz w:val="20"/>
          <w:szCs w:val="20"/>
          <w:rPrChange w:id="118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  <w:ins w:id="119" w:author="Michael Ciletti" w:date="2016-06-27T19:56:00Z">
        <w:r>
          <w:rPr>
            <w:color w:val="auto"/>
            <w:sz w:val="20"/>
            <w:szCs w:val="20"/>
          </w:rPr>
          <w:t xml:space="preserve"> </w:t>
        </w:r>
      </w:ins>
    </w:p>
    <w:p w:rsidR="00114ACA" w:rsidRPr="00E35182" w:rsidRDefault="00114ACA" w:rsidP="00114ACA">
      <w:pPr>
        <w:pStyle w:val="EXAMPLE1"/>
        <w:spacing w:line="276" w:lineRule="auto"/>
        <w:ind w:left="1200"/>
        <w:rPr>
          <w:color w:val="auto"/>
          <w:sz w:val="20"/>
          <w:szCs w:val="20"/>
          <w:rPrChange w:id="120" w:author="Michael Ciletti" w:date="2016-06-24T13:3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1" w:author="Michael Ciletti" w:date="2016-06-27T19:58:00Z">
          <w:pPr>
            <w:pStyle w:val="EXAMPLE1"/>
            <w:spacing w:line="480" w:lineRule="auto"/>
          </w:pPr>
        </w:pPrChange>
      </w:pPr>
      <w:r w:rsidRPr="00E35182">
        <w:rPr>
          <w:rStyle w:val="BOLD"/>
          <w:color w:val="auto"/>
          <w:sz w:val="20"/>
          <w:szCs w:val="20"/>
          <w:rPrChange w:id="122" w:author="Michael Ciletti" w:date="2016-06-24T13:3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ACA"/>
    <w:rsid w:val="00114ACA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114ACA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114ACA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114ACA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114A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C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114ACA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114ACA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114ACA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114A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AC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AC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Macintosh Word</Application>
  <DocSecurity>0</DocSecurity>
  <Lines>4</Lines>
  <Paragraphs>1</Paragraphs>
  <ScaleCrop>false</ScaleCrop>
  <Company>mdc Images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2017-06-07T03:23:00Z</dcterms:created>
  <dcterms:modified xsi:type="dcterms:W3CDTF">2017-06-07T03:23:00Z</dcterms:modified>
</cp:coreProperties>
</file>