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// Test bench for the binary multiplier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5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7" w:name="_GoBack"/>
      <w:r w:rsidRPr="00E35182">
        <w:rPr>
          <w:color w:val="auto"/>
          <w:sz w:val="20"/>
          <w:szCs w:val="20"/>
          <w:rPrChange w:id="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t_Sequential_Binary_Multiplier</w:t>
      </w:r>
      <w:bookmarkEnd w:id="7"/>
      <w:r w:rsidRPr="00E35182">
        <w:rPr>
          <w:color w:val="auto"/>
          <w:sz w:val="20"/>
          <w:szCs w:val="20"/>
          <w:rPrChange w:id="9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2700"/>
          <w:tab w:val="left" w:pos="5628"/>
        </w:tabs>
        <w:spacing w:line="276" w:lineRule="auto"/>
        <w:ind w:left="1200"/>
        <w:rPr>
          <w:color w:val="auto"/>
          <w:sz w:val="20"/>
          <w:szCs w:val="20"/>
          <w:rPrChange w:id="1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" w:author="Michael Ciletti" w:date="2016-06-28T08:48:00Z">
          <w:pPr>
            <w:pStyle w:val="EXAMPLE1"/>
            <w:tabs>
              <w:tab w:val="clear" w:pos="1200"/>
              <w:tab w:val="clear" w:pos="1760"/>
              <w:tab w:val="left" w:pos="3160"/>
              <w:tab w:val="left" w:pos="5628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2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3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ins w:id="14" w:author="Michael Ciletti" w:date="2016-06-28T08:46:00Z">
        <w:r>
          <w:rPr>
            <w:color w:val="auto"/>
            <w:sz w:val="20"/>
            <w:szCs w:val="20"/>
          </w:rPr>
          <w:tab/>
        </w:r>
      </w:ins>
      <w:del w:id="15" w:author="Michael Ciletti" w:date="2016-06-28T08:46:00Z">
        <w:r w:rsidRPr="00E35182" w:rsidDel="00963657">
          <w:rPr>
            <w:color w:val="auto"/>
            <w:sz w:val="20"/>
            <w:szCs w:val="20"/>
            <w:rPrChange w:id="16" w:author="Michael Ciletti" w:date="2016-06-24T13:35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E35182">
        <w:rPr>
          <w:color w:val="auto"/>
          <w:sz w:val="20"/>
          <w:szCs w:val="20"/>
          <w:rPrChange w:id="17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dp_width = 5;</w:t>
      </w:r>
      <w:r w:rsidRPr="00E35182">
        <w:rPr>
          <w:color w:val="auto"/>
          <w:sz w:val="20"/>
          <w:szCs w:val="20"/>
          <w:rPrChange w:id="1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19" w:author="Michael Ciletti" w:date="2016-06-28T08:47:00Z">
        <w:r>
          <w:rPr>
            <w:color w:val="auto"/>
            <w:sz w:val="20"/>
            <w:szCs w:val="20"/>
          </w:rPr>
          <w:t xml:space="preserve">   </w:t>
        </w:r>
      </w:ins>
      <w:r w:rsidRPr="00E35182">
        <w:rPr>
          <w:color w:val="auto"/>
          <w:sz w:val="20"/>
          <w:szCs w:val="20"/>
          <w:rPrChange w:id="2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// Set to width of datapath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1302"/>
          <w:tab w:val="left" w:pos="2700"/>
        </w:tabs>
        <w:spacing w:line="276" w:lineRule="auto"/>
        <w:ind w:left="1200"/>
        <w:rPr>
          <w:color w:val="auto"/>
          <w:sz w:val="20"/>
          <w:szCs w:val="20"/>
          <w:rPrChange w:id="2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" w:author="Michael Ciletti" w:date="2016-06-28T08:47:00Z">
          <w:pPr>
            <w:pStyle w:val="EXAMPLE1"/>
            <w:tabs>
              <w:tab w:val="clear" w:pos="1200"/>
              <w:tab w:val="clear" w:pos="1760"/>
              <w:tab w:val="left" w:pos="1302"/>
              <w:tab w:val="left" w:pos="3160"/>
              <w:tab w:val="left" w:pos="5614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4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2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ins w:id="26" w:author="Michael Ciletti" w:date="2016-06-28T08:48:00Z">
        <w:r>
          <w:rPr>
            <w:color w:val="auto"/>
            <w:sz w:val="20"/>
            <w:szCs w:val="20"/>
          </w:rPr>
          <w:tab/>
        </w:r>
      </w:ins>
      <w:del w:id="27" w:author="Michael Ciletti" w:date="2016-06-28T08:48:00Z">
        <w:r w:rsidRPr="00E35182" w:rsidDel="00A406A6">
          <w:rPr>
            <w:color w:val="auto"/>
            <w:sz w:val="20"/>
            <w:szCs w:val="20"/>
            <w:rPrChange w:id="28" w:author="Michael Ciletti" w:date="2016-06-24T13:35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E35182">
        <w:rPr>
          <w:color w:val="auto"/>
          <w:sz w:val="20"/>
          <w:szCs w:val="20"/>
          <w:rPrChange w:id="29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[2*dp_width -1: 0]</w:t>
      </w:r>
      <w:ins w:id="30" w:author="Michael Ciletti" w:date="2016-06-28T08:46:00Z">
        <w:r>
          <w:rPr>
            <w:color w:val="auto"/>
            <w:sz w:val="20"/>
            <w:szCs w:val="20"/>
          </w:rPr>
          <w:tab/>
        </w:r>
      </w:ins>
      <w:del w:id="31" w:author="Michael Ciletti" w:date="2016-06-28T08:46:00Z">
        <w:r w:rsidRPr="00E35182" w:rsidDel="00963657">
          <w:rPr>
            <w:color w:val="auto"/>
            <w:sz w:val="20"/>
            <w:szCs w:val="20"/>
            <w:rPrChange w:id="32" w:author="Michael Ciletti" w:date="2016-06-24T13:35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E35182">
        <w:rPr>
          <w:color w:val="auto"/>
          <w:sz w:val="20"/>
          <w:szCs w:val="20"/>
          <w:rPrChange w:id="3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Product;</w:t>
      </w:r>
      <w:r w:rsidRPr="00E35182">
        <w:rPr>
          <w:color w:val="auto"/>
          <w:sz w:val="20"/>
          <w:szCs w:val="20"/>
          <w:rPrChange w:id="34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Output from multiplier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2700"/>
        </w:tabs>
        <w:spacing w:line="276" w:lineRule="auto"/>
        <w:ind w:left="1200"/>
        <w:rPr>
          <w:color w:val="auto"/>
          <w:sz w:val="20"/>
          <w:szCs w:val="20"/>
          <w:rPrChange w:id="3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" w:author="Michael Ciletti" w:date="2016-06-28T08:50:00Z">
          <w:pPr>
            <w:pStyle w:val="EXAMPLE1"/>
            <w:tabs>
              <w:tab w:val="clear" w:pos="1200"/>
              <w:tab w:val="clear" w:pos="1760"/>
              <w:tab w:val="left" w:pos="31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7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8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ins w:id="39" w:author="Michael Ciletti" w:date="2016-06-28T08:48:00Z">
        <w:r>
          <w:rPr>
            <w:color w:val="auto"/>
            <w:sz w:val="20"/>
            <w:szCs w:val="20"/>
          </w:rPr>
          <w:tab/>
        </w:r>
      </w:ins>
      <w:del w:id="40" w:author="Michael Ciletti" w:date="2016-06-28T08:48:00Z">
        <w:r w:rsidRPr="00E35182" w:rsidDel="00A406A6">
          <w:rPr>
            <w:color w:val="auto"/>
            <w:sz w:val="20"/>
            <w:szCs w:val="20"/>
            <w:rPrChange w:id="41" w:author="Michael Ciletti" w:date="2016-06-24T13:35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E35182">
        <w:rPr>
          <w:color w:val="auto"/>
          <w:sz w:val="20"/>
          <w:szCs w:val="20"/>
          <w:rPrChange w:id="42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Ready;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1302"/>
          <w:tab w:val="left" w:pos="2700"/>
        </w:tabs>
        <w:spacing w:line="276" w:lineRule="auto"/>
        <w:ind w:left="1200"/>
        <w:rPr>
          <w:color w:val="auto"/>
          <w:sz w:val="20"/>
          <w:szCs w:val="20"/>
          <w:rPrChange w:id="4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" w:author="Michael Ciletti" w:date="2016-06-28T08:50:00Z">
          <w:pPr>
            <w:pStyle w:val="EXAMPLE1"/>
            <w:tabs>
              <w:tab w:val="clear" w:pos="1200"/>
              <w:tab w:val="clear" w:pos="1760"/>
              <w:tab w:val="left" w:pos="1302"/>
              <w:tab w:val="left" w:pos="3160"/>
              <w:tab w:val="left" w:pos="5544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46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47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4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[dp_width -1: 0]</w:t>
      </w:r>
      <w:r w:rsidRPr="00E35182">
        <w:rPr>
          <w:color w:val="auto"/>
          <w:sz w:val="20"/>
          <w:szCs w:val="20"/>
          <w:rPrChange w:id="49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Multiplicand, Multiplier; // Inputs to multiplier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2700"/>
        </w:tabs>
        <w:spacing w:line="276" w:lineRule="auto"/>
        <w:ind w:left="1200"/>
        <w:rPr>
          <w:color w:val="auto"/>
          <w:sz w:val="20"/>
          <w:szCs w:val="20"/>
          <w:rPrChange w:id="5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1" w:author="Michael Ciletti" w:date="2016-06-28T08:50:00Z">
          <w:pPr>
            <w:pStyle w:val="EXAMPLE1"/>
            <w:tabs>
              <w:tab w:val="clear" w:pos="1200"/>
              <w:tab w:val="clear" w:pos="1760"/>
              <w:tab w:val="left" w:pos="31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52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53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54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5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Start, clock, reset_b;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5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7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5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Instantiate multiplier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59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0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Sequential_Binary_Multiplier M0 (Product, Ready, Multiplicand, Multiplier, Start, clock, </w:t>
      </w:r>
      <w:r w:rsidRPr="00E35182">
        <w:rPr>
          <w:color w:val="auto"/>
          <w:sz w:val="20"/>
          <w:szCs w:val="20"/>
          <w:rPrChange w:id="62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6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r</w:t>
      </w:r>
      <w:r w:rsidRPr="00E35182">
        <w:rPr>
          <w:color w:val="auto"/>
          <w:sz w:val="20"/>
          <w:szCs w:val="20"/>
          <w:rPrChange w:id="64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e</w:t>
      </w:r>
      <w:r w:rsidRPr="00E35182">
        <w:rPr>
          <w:color w:val="auto"/>
          <w:sz w:val="20"/>
          <w:szCs w:val="20"/>
          <w:rPrChange w:id="6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set_b);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6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7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69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// Generate stimulus waveforms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7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1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72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E35182">
        <w:rPr>
          <w:color w:val="auto"/>
          <w:sz w:val="20"/>
          <w:szCs w:val="20"/>
          <w:rPrChange w:id="7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#200 </w:t>
      </w:r>
      <w:r w:rsidRPr="00E35182">
        <w:rPr>
          <w:rStyle w:val="BOLD"/>
          <w:color w:val="auto"/>
          <w:sz w:val="20"/>
          <w:szCs w:val="20"/>
          <w:rPrChange w:id="74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$finish</w:t>
      </w:r>
      <w:r w:rsidRPr="00E35182">
        <w:rPr>
          <w:color w:val="auto"/>
          <w:sz w:val="20"/>
          <w:szCs w:val="20"/>
          <w:rPrChange w:id="7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7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7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78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79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0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8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82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8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4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8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8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87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Start = 0;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8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9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9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92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reset_b = 0;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9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4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9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97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#2 Start = 1; reset_b = 1;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9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9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0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0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02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Multiplicand = 5'b10111;</w:t>
      </w:r>
      <w:r w:rsidRPr="00E35182">
        <w:rPr>
          <w:color w:val="auto"/>
          <w:sz w:val="20"/>
          <w:szCs w:val="20"/>
          <w:rPrChange w:id="10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04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0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Multiplier = 5'b10011;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10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7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0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09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1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#10 Start = 0;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11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2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1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114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11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6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17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18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119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0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2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122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12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4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2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2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27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clock = 0;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12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9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3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3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32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repeat</w:t>
      </w:r>
      <w:r w:rsidRPr="00E35182">
        <w:rPr>
          <w:color w:val="auto"/>
          <w:sz w:val="20"/>
          <w:szCs w:val="20"/>
          <w:rPrChange w:id="13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(26) #5 clock = ~clock;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134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5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3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137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13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9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4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4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// Display results and compare with Table 8.5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142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3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44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45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E35182">
        <w:rPr>
          <w:color w:val="auto"/>
          <w:sz w:val="20"/>
          <w:szCs w:val="20"/>
          <w:rPrChange w:id="146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147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E35182">
        <w:rPr>
          <w:color w:val="auto"/>
          <w:sz w:val="20"/>
          <w:szCs w:val="20"/>
          <w:rPrChange w:id="148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E35182">
        <w:rPr>
          <w:rStyle w:val="BOLD"/>
          <w:color w:val="auto"/>
          <w:sz w:val="20"/>
          <w:szCs w:val="20"/>
          <w:rPrChange w:id="149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E35182">
        <w:rPr>
          <w:color w:val="auto"/>
          <w:sz w:val="20"/>
          <w:szCs w:val="20"/>
          <w:rPrChange w:id="15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clock)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151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2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53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154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$strobe</w:t>
      </w:r>
      <w:r w:rsidRPr="00E35182">
        <w:rPr>
          <w:color w:val="auto"/>
          <w:sz w:val="20"/>
          <w:szCs w:val="20"/>
          <w:rPrChange w:id="155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("C=%b A=%b Q=%b P=%b time=%0d",M0.C,M0.A,M0.Q,M0.P, </w:t>
      </w:r>
      <w:r w:rsidRPr="00E35182">
        <w:rPr>
          <w:rStyle w:val="BOLD"/>
          <w:color w:val="auto"/>
          <w:sz w:val="20"/>
          <w:szCs w:val="20"/>
          <w:rPrChange w:id="156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$time</w:t>
      </w:r>
      <w:r w:rsidRPr="00E35182">
        <w:rPr>
          <w:color w:val="auto"/>
          <w:sz w:val="20"/>
          <w:szCs w:val="20"/>
          <w:rPrChange w:id="157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052677" w:rsidRDefault="00052677" w:rsidP="00052677">
      <w:pPr>
        <w:pStyle w:val="EXAMPLE1"/>
        <w:spacing w:line="276" w:lineRule="auto"/>
        <w:ind w:left="1200"/>
        <w:rPr>
          <w:rStyle w:val="BOLD"/>
          <w:color w:val="auto"/>
          <w:sz w:val="20"/>
          <w:szCs w:val="20"/>
        </w:rPr>
        <w:pPrChange w:id="158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159" w:author="Michael Ciletti" w:date="2016-06-24T13:35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052677" w:rsidRPr="00052677" w:rsidRDefault="00052677" w:rsidP="00052677">
      <w:pPr>
        <w:pStyle w:val="BasicParagraph"/>
        <w:rPr>
          <w:rPrChange w:id="160" w:author="Michael Ciletti" w:date="2016-06-24T13:35:00Z">
            <w:rPr>
              <w:rFonts w:ascii="Times New Roman" w:hAnsi="Times New Roman" w:cs="Times New Roman"/>
              <w:color w:val="auto"/>
              <w:sz w:val="24"/>
            </w:rPr>
          </w:rPrChange>
        </w:rPr>
      </w:pPr>
      <w:r>
        <w:tab/>
      </w:r>
      <w:r>
        <w:tab/>
        <w:t>/*</w:t>
      </w:r>
    </w:p>
    <w:p w:rsidR="00052677" w:rsidRPr="000B0DBE" w:rsidRDefault="00052677" w:rsidP="00052677">
      <w:pPr>
        <w:pStyle w:val="EXAMPLE"/>
        <w:spacing w:line="240" w:lineRule="auto"/>
        <w:ind w:left="1200"/>
        <w:rPr>
          <w:rFonts w:ascii="Courier" w:hAnsi="Courier" w:cs="Times New Roman"/>
          <w:color w:val="auto"/>
          <w:rPrChange w:id="161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2" w:author="Michael Ciletti" w:date="2016-06-28T08:45:00Z">
          <w:pPr>
            <w:pStyle w:val="EXAMPLE"/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163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Simulation log: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164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5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166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A=00000</w:t>
      </w:r>
      <w:r w:rsidRPr="000B0DBE">
        <w:rPr>
          <w:rFonts w:ascii="Courier" w:hAnsi="Courier" w:cs="Times New Roman"/>
          <w:color w:val="auto"/>
          <w:rPrChange w:id="167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Q=10011</w:t>
      </w:r>
      <w:r w:rsidRPr="000B0DBE">
        <w:rPr>
          <w:rFonts w:ascii="Courier" w:hAnsi="Courier" w:cs="Times New Roman"/>
          <w:color w:val="auto"/>
          <w:rPrChange w:id="168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P=101 time=5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169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0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171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A=10111</w:t>
      </w:r>
      <w:r w:rsidRPr="000B0DBE">
        <w:rPr>
          <w:rFonts w:ascii="Courier" w:hAnsi="Courier" w:cs="Times New Roman"/>
          <w:color w:val="auto"/>
          <w:rPrChange w:id="172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Q=10011</w:t>
      </w:r>
      <w:r w:rsidRPr="000B0DBE">
        <w:rPr>
          <w:rFonts w:ascii="Courier" w:hAnsi="Courier" w:cs="Times New Roman"/>
          <w:color w:val="auto"/>
          <w:rPrChange w:id="173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P=100 time=15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174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5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176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A=01011</w:t>
      </w:r>
      <w:r w:rsidRPr="000B0DBE">
        <w:rPr>
          <w:rFonts w:ascii="Courier" w:hAnsi="Courier" w:cs="Times New Roman"/>
          <w:color w:val="auto"/>
          <w:rPrChange w:id="177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Q=11001</w:t>
      </w:r>
      <w:r w:rsidRPr="000B0DBE">
        <w:rPr>
          <w:rFonts w:ascii="Courier" w:hAnsi="Courier" w:cs="Times New Roman"/>
          <w:color w:val="auto"/>
          <w:rPrChange w:id="178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P=100 time=25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179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0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181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C=1 A=00010</w:t>
      </w:r>
      <w:r w:rsidRPr="000B0DBE">
        <w:rPr>
          <w:rFonts w:ascii="Courier" w:hAnsi="Courier" w:cs="Times New Roman"/>
          <w:color w:val="auto"/>
          <w:rPrChange w:id="182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Q=11001</w:t>
      </w:r>
      <w:r w:rsidRPr="000B0DBE">
        <w:rPr>
          <w:rFonts w:ascii="Courier" w:hAnsi="Courier" w:cs="Times New Roman"/>
          <w:color w:val="auto"/>
          <w:rPrChange w:id="183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P=011 time=35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184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5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186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A=10001</w:t>
      </w:r>
      <w:r w:rsidRPr="000B0DBE">
        <w:rPr>
          <w:rFonts w:ascii="Courier" w:hAnsi="Courier" w:cs="Times New Roman"/>
          <w:color w:val="auto"/>
          <w:rPrChange w:id="187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Q=01100</w:t>
      </w:r>
      <w:r w:rsidRPr="000B0DBE">
        <w:rPr>
          <w:rFonts w:ascii="Courier" w:hAnsi="Courier" w:cs="Times New Roman"/>
          <w:color w:val="auto"/>
          <w:rPrChange w:id="188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P=011 time=45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189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0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191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A=10001</w:t>
      </w:r>
      <w:r w:rsidRPr="000B0DBE">
        <w:rPr>
          <w:rFonts w:ascii="Courier" w:hAnsi="Courier" w:cs="Times New Roman"/>
          <w:color w:val="auto"/>
          <w:rPrChange w:id="192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Q=01100</w:t>
      </w:r>
      <w:r w:rsidRPr="000B0DBE">
        <w:rPr>
          <w:rFonts w:ascii="Courier" w:hAnsi="Courier" w:cs="Times New Roman"/>
          <w:color w:val="auto"/>
          <w:rPrChange w:id="193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P=010 time=55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194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5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196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A=01000</w:t>
      </w:r>
      <w:r w:rsidRPr="000B0DBE">
        <w:rPr>
          <w:rFonts w:ascii="Courier" w:hAnsi="Courier" w:cs="Times New Roman"/>
          <w:color w:val="auto"/>
          <w:rPrChange w:id="197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Q=10110</w:t>
      </w:r>
      <w:r w:rsidRPr="000B0DBE">
        <w:rPr>
          <w:rFonts w:ascii="Courier" w:hAnsi="Courier" w:cs="Times New Roman"/>
          <w:color w:val="auto"/>
          <w:rPrChange w:id="198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P=010 time=65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199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0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201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A=01000</w:t>
      </w:r>
      <w:r w:rsidRPr="000B0DBE">
        <w:rPr>
          <w:rFonts w:ascii="Courier" w:hAnsi="Courier" w:cs="Times New Roman"/>
          <w:color w:val="auto"/>
          <w:rPrChange w:id="202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Q=10110</w:t>
      </w:r>
      <w:r w:rsidRPr="000B0DBE">
        <w:rPr>
          <w:rFonts w:ascii="Courier" w:hAnsi="Courier" w:cs="Times New Roman"/>
          <w:color w:val="auto"/>
          <w:rPrChange w:id="203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P=001 time=75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204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5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206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A=00100</w:t>
      </w:r>
      <w:r w:rsidRPr="000B0DBE">
        <w:rPr>
          <w:rFonts w:ascii="Courier" w:hAnsi="Courier" w:cs="Times New Roman"/>
          <w:color w:val="auto"/>
          <w:rPrChange w:id="207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Q=01011</w:t>
      </w:r>
      <w:r w:rsidRPr="000B0DBE">
        <w:rPr>
          <w:rFonts w:ascii="Courier" w:hAnsi="Courier" w:cs="Times New Roman"/>
          <w:color w:val="auto"/>
          <w:rPrChange w:id="208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P=001 time=85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209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0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211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A=11011</w:t>
      </w:r>
      <w:r w:rsidRPr="000B0DBE">
        <w:rPr>
          <w:rFonts w:ascii="Courier" w:hAnsi="Courier" w:cs="Times New Roman"/>
          <w:color w:val="auto"/>
          <w:rPrChange w:id="212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Q=01011</w:t>
      </w:r>
      <w:r w:rsidRPr="000B0DBE">
        <w:rPr>
          <w:rFonts w:ascii="Courier" w:hAnsi="Courier" w:cs="Times New Roman"/>
          <w:color w:val="auto"/>
          <w:rPrChange w:id="213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P=000 time=95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214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5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216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A=01101</w:t>
      </w:r>
      <w:r w:rsidRPr="000B0DBE">
        <w:rPr>
          <w:rFonts w:ascii="Courier" w:hAnsi="Courier" w:cs="Times New Roman"/>
          <w:color w:val="auto"/>
          <w:rPrChange w:id="217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Q=10101</w:t>
      </w:r>
      <w:r w:rsidRPr="000B0DBE">
        <w:rPr>
          <w:rFonts w:ascii="Courier" w:hAnsi="Courier" w:cs="Times New Roman"/>
          <w:color w:val="auto"/>
          <w:rPrChange w:id="218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P=000 time=105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rFonts w:ascii="Courier" w:hAnsi="Courier" w:cs="Times New Roman"/>
          <w:color w:val="auto"/>
          <w:rPrChange w:id="219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0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221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A=01101</w:t>
      </w:r>
      <w:r w:rsidRPr="000B0DBE">
        <w:rPr>
          <w:rFonts w:ascii="Courier" w:hAnsi="Courier" w:cs="Times New Roman"/>
          <w:color w:val="auto"/>
          <w:rPrChange w:id="222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Q=10101</w:t>
      </w:r>
      <w:r w:rsidRPr="000B0DBE">
        <w:rPr>
          <w:rFonts w:ascii="Courier" w:hAnsi="Courier" w:cs="Times New Roman"/>
          <w:color w:val="auto"/>
          <w:rPrChange w:id="223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P=000 time=115</w:t>
      </w:r>
    </w:p>
    <w:p w:rsidR="00052677" w:rsidRPr="000B0DBE" w:rsidRDefault="00052677" w:rsidP="00052677">
      <w:pPr>
        <w:pStyle w:val="EXAMPLE"/>
        <w:tabs>
          <w:tab w:val="clear" w:pos="1200"/>
          <w:tab w:val="clear" w:pos="1760"/>
          <w:tab w:val="left" w:pos="1240"/>
          <w:tab w:val="left" w:pos="1680"/>
        </w:tabs>
        <w:spacing w:line="240" w:lineRule="auto"/>
        <w:ind w:left="1200"/>
        <w:rPr>
          <w:ins w:id="224" w:author="Michael Ciletti" w:date="2016-06-24T13:36:00Z"/>
          <w:rFonts w:ascii="Courier" w:hAnsi="Courier" w:cs="Times New Roman"/>
          <w:color w:val="auto"/>
          <w:rPrChange w:id="225" w:author="Michael Ciletti" w:date="2016-07-30T15:55:00Z">
            <w:rPr>
              <w:ins w:id="226" w:author="Michael Ciletti" w:date="2016-06-24T13:36:00Z"/>
              <w:rFonts w:ascii="Courier" w:hAnsi="Courier" w:cs="Times New Roman"/>
              <w:color w:val="auto"/>
              <w:sz w:val="24"/>
            </w:rPr>
          </w:rPrChange>
        </w:rPr>
        <w:pPrChange w:id="227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 w:rsidRPr="000B0DBE">
        <w:rPr>
          <w:rFonts w:ascii="Courier" w:hAnsi="Courier" w:cs="Times New Roman"/>
          <w:color w:val="auto"/>
          <w:rPrChange w:id="228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>C=0 A=01101</w:t>
      </w:r>
      <w:r w:rsidRPr="000B0DBE">
        <w:rPr>
          <w:rFonts w:ascii="Courier" w:hAnsi="Courier" w:cs="Times New Roman"/>
          <w:color w:val="auto"/>
          <w:rPrChange w:id="229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Q=10101</w:t>
      </w:r>
      <w:r w:rsidRPr="000B0DBE">
        <w:rPr>
          <w:rFonts w:ascii="Courier" w:hAnsi="Courier" w:cs="Times New Roman"/>
          <w:color w:val="auto"/>
          <w:rPrChange w:id="230" w:author="Michael Ciletti" w:date="2016-07-30T15:55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P=000 time=125</w:t>
      </w:r>
    </w:p>
    <w:p w:rsidR="00052677" w:rsidRDefault="00052677" w:rsidP="00052677">
      <w:pPr>
        <w:pStyle w:val="BasicParagraph"/>
        <w:ind w:left="1200"/>
        <w:pPrChange w:id="231" w:author="Michael Ciletti" w:date="2016-06-28T08:45:00Z">
          <w:pPr>
            <w:pStyle w:val="EXAMPLE"/>
            <w:tabs>
              <w:tab w:val="clear" w:pos="1200"/>
              <w:tab w:val="clear" w:pos="1760"/>
              <w:tab w:val="left" w:pos="1240"/>
              <w:tab w:val="left" w:pos="1680"/>
            </w:tabs>
            <w:spacing w:line="480" w:lineRule="auto"/>
          </w:pPr>
        </w:pPrChange>
      </w:pPr>
      <w:r>
        <w:t>*/</w:t>
      </w:r>
    </w:p>
    <w:p w:rsidR="00052677" w:rsidRPr="00E35182" w:rsidRDefault="00052677" w:rsidP="00052677">
      <w:pPr>
        <w:pStyle w:val="BasicParagraph"/>
        <w:ind w:left="1200"/>
        <w:rPr>
          <w:rPrChange w:id="23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</w:pP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23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4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35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/* Test bench for exhaustive simulation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236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7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38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23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t_Sequential_Binary_Multiplier;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3160"/>
          <w:tab w:val="left" w:pos="5280"/>
        </w:tabs>
        <w:spacing w:line="276" w:lineRule="auto"/>
        <w:ind w:left="1200"/>
        <w:rPr>
          <w:color w:val="auto"/>
          <w:sz w:val="20"/>
          <w:szCs w:val="20"/>
          <w:rPrChange w:id="240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1" w:author="Michael Ciletti" w:date="2016-06-28T08:45:00Z">
          <w:pPr>
            <w:pStyle w:val="EXAMPLE1"/>
            <w:tabs>
              <w:tab w:val="clear" w:pos="1200"/>
              <w:tab w:val="clear" w:pos="1760"/>
              <w:tab w:val="left" w:pos="3160"/>
              <w:tab w:val="left" w:pos="52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42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43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E35182">
        <w:rPr>
          <w:color w:val="auto"/>
          <w:sz w:val="20"/>
          <w:szCs w:val="20"/>
          <w:rPrChange w:id="244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dp_width = 5;</w:t>
      </w:r>
      <w:r w:rsidRPr="00E35182">
        <w:rPr>
          <w:color w:val="auto"/>
          <w:sz w:val="20"/>
          <w:szCs w:val="20"/>
          <w:rPrChange w:id="245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Width of datapath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1162"/>
          <w:tab w:val="left" w:pos="3160"/>
        </w:tabs>
        <w:spacing w:line="276" w:lineRule="auto"/>
        <w:ind w:left="1200"/>
        <w:rPr>
          <w:color w:val="auto"/>
          <w:sz w:val="20"/>
          <w:szCs w:val="20"/>
          <w:rPrChange w:id="246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7" w:author="Michael Ciletti" w:date="2016-06-28T08:45:00Z">
          <w:pPr>
            <w:pStyle w:val="EXAMPLE1"/>
            <w:tabs>
              <w:tab w:val="clear" w:pos="1200"/>
              <w:tab w:val="clear" w:pos="1760"/>
              <w:tab w:val="left" w:pos="1162"/>
              <w:tab w:val="left" w:pos="31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48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49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250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[2 * dp_width -1: 0]</w:t>
      </w:r>
      <w:r w:rsidRPr="00E35182">
        <w:rPr>
          <w:color w:val="auto"/>
          <w:sz w:val="20"/>
          <w:szCs w:val="20"/>
          <w:rPrChange w:id="251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Product;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3160"/>
        </w:tabs>
        <w:spacing w:line="276" w:lineRule="auto"/>
        <w:ind w:left="1200"/>
        <w:rPr>
          <w:color w:val="auto"/>
          <w:sz w:val="20"/>
          <w:szCs w:val="20"/>
          <w:rPrChange w:id="252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3" w:author="Michael Ciletti" w:date="2016-06-28T08:45:00Z">
          <w:pPr>
            <w:pStyle w:val="EXAMPLE1"/>
            <w:tabs>
              <w:tab w:val="clear" w:pos="1200"/>
              <w:tab w:val="clear" w:pos="1760"/>
              <w:tab w:val="left" w:pos="31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54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55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256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Ready;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1162"/>
          <w:tab w:val="left" w:pos="1440"/>
          <w:tab w:val="left" w:pos="3160"/>
        </w:tabs>
        <w:spacing w:line="276" w:lineRule="auto"/>
        <w:ind w:left="1200"/>
        <w:rPr>
          <w:color w:val="auto"/>
          <w:sz w:val="20"/>
          <w:szCs w:val="20"/>
          <w:rPrChange w:id="257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8" w:author="Michael Ciletti" w:date="2016-06-28T08:45:00Z">
          <w:pPr>
            <w:pStyle w:val="EXAMPLE1"/>
            <w:tabs>
              <w:tab w:val="clear" w:pos="1200"/>
              <w:tab w:val="clear" w:pos="1760"/>
              <w:tab w:val="left" w:pos="1162"/>
              <w:tab w:val="left" w:pos="1440"/>
              <w:tab w:val="left" w:pos="31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5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60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261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262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[dp_width -1: 0]</w:t>
      </w:r>
      <w:r w:rsidRPr="00E35182">
        <w:rPr>
          <w:color w:val="auto"/>
          <w:sz w:val="20"/>
          <w:szCs w:val="20"/>
          <w:rPrChange w:id="26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Multiplicand, Multiplier;</w:t>
      </w:r>
    </w:p>
    <w:p w:rsidR="00052677" w:rsidRPr="00E35182" w:rsidRDefault="00052677" w:rsidP="00052677">
      <w:pPr>
        <w:pStyle w:val="EXAMPLE1"/>
        <w:tabs>
          <w:tab w:val="clear" w:pos="1200"/>
          <w:tab w:val="clear" w:pos="1760"/>
          <w:tab w:val="left" w:pos="3160"/>
        </w:tabs>
        <w:spacing w:line="276" w:lineRule="auto"/>
        <w:ind w:left="1200"/>
        <w:rPr>
          <w:color w:val="auto"/>
          <w:sz w:val="20"/>
          <w:szCs w:val="20"/>
          <w:rPrChange w:id="264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5" w:author="Michael Ciletti" w:date="2016-06-28T08:45:00Z">
          <w:pPr>
            <w:pStyle w:val="EXAMPLE1"/>
            <w:tabs>
              <w:tab w:val="clear" w:pos="1200"/>
              <w:tab w:val="clear" w:pos="1760"/>
              <w:tab w:val="left" w:pos="31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66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67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268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26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Start, clock, reset_b;</w:t>
      </w:r>
    </w:p>
    <w:p w:rsidR="00052677" w:rsidRPr="00E35182" w:rsidRDefault="00052677" w:rsidP="00052677">
      <w:pPr>
        <w:pStyle w:val="EXAMPLE"/>
        <w:spacing w:line="276" w:lineRule="auto"/>
        <w:ind w:left="1648" w:hanging="448"/>
        <w:rPr>
          <w:color w:val="auto"/>
          <w:sz w:val="20"/>
          <w:szCs w:val="20"/>
          <w:rPrChange w:id="270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1" w:author="Michael Ciletti" w:date="2016-06-28T08:45:00Z">
          <w:pPr>
            <w:pStyle w:val="EXAMPLE"/>
            <w:spacing w:line="480" w:lineRule="auto"/>
            <w:ind w:left="448" w:hanging="448"/>
          </w:pPr>
        </w:pPrChange>
      </w:pPr>
      <w:r w:rsidRPr="00E35182">
        <w:rPr>
          <w:color w:val="auto"/>
          <w:sz w:val="20"/>
          <w:szCs w:val="20"/>
          <w:rPrChange w:id="272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lastRenderedPageBreak/>
        <w:t> </w:t>
      </w:r>
      <w:r w:rsidRPr="00E35182">
        <w:rPr>
          <w:color w:val="auto"/>
          <w:sz w:val="20"/>
          <w:szCs w:val="20"/>
          <w:rPrChange w:id="27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Sequential_Binary_Multiplier M0 (Product, Ready, Multiplicand, Multiplier, Start, clock, r</w:t>
      </w:r>
      <w:r w:rsidRPr="00E35182">
        <w:rPr>
          <w:color w:val="auto"/>
          <w:sz w:val="20"/>
          <w:szCs w:val="20"/>
          <w:rPrChange w:id="274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e</w:t>
      </w:r>
      <w:r w:rsidRPr="00E35182">
        <w:rPr>
          <w:color w:val="auto"/>
          <w:sz w:val="20"/>
          <w:szCs w:val="20"/>
          <w:rPrChange w:id="275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set_b);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276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7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78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79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E35182">
        <w:rPr>
          <w:color w:val="auto"/>
          <w:sz w:val="20"/>
          <w:szCs w:val="20"/>
          <w:rPrChange w:id="280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#1030000 </w:t>
      </w:r>
      <w:r w:rsidRPr="00E35182">
        <w:rPr>
          <w:rStyle w:val="BOLD"/>
          <w:color w:val="auto"/>
          <w:sz w:val="20"/>
          <w:szCs w:val="20"/>
          <w:rPrChange w:id="281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$finish</w:t>
      </w:r>
      <w:r w:rsidRPr="00E35182">
        <w:rPr>
          <w:color w:val="auto"/>
          <w:sz w:val="20"/>
          <w:szCs w:val="20"/>
          <w:rPrChange w:id="282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28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4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85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86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E35182">
        <w:rPr>
          <w:color w:val="auto"/>
          <w:sz w:val="20"/>
          <w:szCs w:val="20"/>
          <w:rPrChange w:id="287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288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  <w:r w:rsidRPr="00E35182">
        <w:rPr>
          <w:color w:val="auto"/>
          <w:sz w:val="20"/>
          <w:szCs w:val="20"/>
          <w:rPrChange w:id="28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clock = 0; #5 </w:t>
      </w:r>
      <w:r w:rsidRPr="00E35182">
        <w:rPr>
          <w:rStyle w:val="BOLD"/>
          <w:color w:val="auto"/>
          <w:sz w:val="20"/>
          <w:szCs w:val="20"/>
          <w:rPrChange w:id="290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forever</w:t>
      </w:r>
      <w:r w:rsidRPr="00E35182">
        <w:rPr>
          <w:color w:val="auto"/>
          <w:sz w:val="20"/>
          <w:szCs w:val="20"/>
          <w:rPrChange w:id="291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#5 clock = ~clock; </w:t>
      </w:r>
      <w:r w:rsidRPr="00E35182">
        <w:rPr>
          <w:rStyle w:val="BOLD"/>
          <w:color w:val="auto"/>
          <w:sz w:val="20"/>
          <w:szCs w:val="20"/>
          <w:rPrChange w:id="292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29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4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95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96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E35182">
        <w:rPr>
          <w:color w:val="auto"/>
          <w:sz w:val="20"/>
          <w:szCs w:val="20"/>
          <w:rPrChange w:id="297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298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fork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29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0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01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302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reset_b = 1;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30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4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05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306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#2 reset_b = 0;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307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8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0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310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#3 reset_b = 1;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311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2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1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14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join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315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6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17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18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E35182">
        <w:rPr>
          <w:color w:val="auto"/>
          <w:sz w:val="20"/>
          <w:szCs w:val="20"/>
          <w:rPrChange w:id="31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320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  <w:r w:rsidRPr="00E35182">
        <w:rPr>
          <w:color w:val="auto"/>
          <w:sz w:val="20"/>
          <w:szCs w:val="20"/>
          <w:rPrChange w:id="321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#5 Start = 1; </w:t>
      </w:r>
      <w:r w:rsidRPr="00E35182">
        <w:rPr>
          <w:rStyle w:val="BOLD"/>
          <w:color w:val="auto"/>
          <w:sz w:val="20"/>
          <w:szCs w:val="20"/>
          <w:rPrChange w:id="322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32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24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25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26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E35182">
        <w:rPr>
          <w:color w:val="auto"/>
          <w:sz w:val="20"/>
          <w:szCs w:val="20"/>
          <w:rPrChange w:id="327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328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32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0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31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32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3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#5 Multiplicand = 0;</w:t>
      </w:r>
    </w:p>
    <w:p w:rsidR="00052677" w:rsidRPr="00E35182" w:rsidRDefault="00052677" w:rsidP="00052677">
      <w:pPr>
        <w:pStyle w:val="EXAMPLE"/>
        <w:spacing w:line="276" w:lineRule="auto"/>
        <w:ind w:left="1200"/>
        <w:rPr>
          <w:color w:val="auto"/>
          <w:sz w:val="20"/>
          <w:szCs w:val="20"/>
          <w:rPrChange w:id="334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5" w:author="Michael Ciletti" w:date="2016-06-28T08:4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36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37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38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Multiplier = 0;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33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40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41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42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43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repeat</w:t>
      </w:r>
      <w:r w:rsidRPr="00E35182">
        <w:rPr>
          <w:color w:val="auto"/>
          <w:sz w:val="20"/>
          <w:szCs w:val="20"/>
          <w:rPrChange w:id="344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(32) #10 </w:t>
      </w:r>
      <w:r w:rsidRPr="00E35182">
        <w:rPr>
          <w:rStyle w:val="BOLD"/>
          <w:color w:val="auto"/>
          <w:sz w:val="20"/>
          <w:szCs w:val="20"/>
          <w:rPrChange w:id="345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  <w:r w:rsidRPr="00E35182">
        <w:rPr>
          <w:color w:val="auto"/>
          <w:sz w:val="20"/>
          <w:szCs w:val="20"/>
          <w:rPrChange w:id="346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Multiplier = Multiplier + 1;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347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48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4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350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51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repeat</w:t>
      </w:r>
      <w:r w:rsidRPr="00E35182">
        <w:rPr>
          <w:color w:val="auto"/>
          <w:sz w:val="20"/>
          <w:szCs w:val="20"/>
          <w:rPrChange w:id="352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(32) </w:t>
      </w:r>
      <w:r w:rsidRPr="00EC37C9">
        <w:rPr>
          <w:b/>
          <w:color w:val="auto"/>
          <w:sz w:val="20"/>
          <w:szCs w:val="20"/>
          <w:rPrChange w:id="353" w:author="Michael Ciletti" w:date="2016-07-24T16:18:00Z">
            <w:rPr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E35182">
        <w:rPr>
          <w:color w:val="auto"/>
          <w:sz w:val="20"/>
          <w:szCs w:val="20"/>
          <w:rPrChange w:id="354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EC37C9">
        <w:rPr>
          <w:b/>
          <w:color w:val="auto"/>
          <w:sz w:val="20"/>
          <w:szCs w:val="20"/>
          <w:rPrChange w:id="355" w:author="Michael Ciletti" w:date="2016-07-24T16:18:00Z">
            <w:rPr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E35182">
        <w:rPr>
          <w:color w:val="auto"/>
          <w:sz w:val="20"/>
          <w:szCs w:val="20"/>
          <w:rPrChange w:id="356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M0.Ready) </w:t>
      </w:r>
      <w:ins w:id="357" w:author="Michael Ciletti" w:date="2016-07-08T16:09:00Z">
        <w:r>
          <w:rPr>
            <w:color w:val="auto"/>
            <w:sz w:val="20"/>
            <w:szCs w:val="20"/>
          </w:rPr>
          <w:t>#</w:t>
        </w:r>
      </w:ins>
      <w:r w:rsidRPr="00E35182">
        <w:rPr>
          <w:color w:val="auto"/>
          <w:sz w:val="20"/>
          <w:szCs w:val="20"/>
          <w:rPrChange w:id="358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5 Multiplicand = Multiplicand + 1;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359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0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61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362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363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4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65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66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052677" w:rsidRPr="00E35182" w:rsidRDefault="00052677" w:rsidP="00052677">
      <w:pPr>
        <w:pStyle w:val="EXAMPLE1"/>
        <w:spacing w:line="276" w:lineRule="auto"/>
        <w:ind w:left="1200"/>
        <w:rPr>
          <w:color w:val="auto"/>
          <w:sz w:val="20"/>
          <w:szCs w:val="20"/>
          <w:rPrChange w:id="367" w:author="Michael Ciletti" w:date="2016-06-24T13:3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8" w:author="Michael Ciletti" w:date="2016-06-28T08:45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369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052677" w:rsidRPr="00E35182" w:rsidRDefault="00052677" w:rsidP="00052677">
      <w:pPr>
        <w:pStyle w:val="EXAMPLE1"/>
        <w:pBdr>
          <w:bottom w:val="single" w:sz="4" w:space="1" w:color="auto"/>
        </w:pBdr>
        <w:spacing w:after="240" w:line="276" w:lineRule="auto"/>
        <w:ind w:left="1200"/>
        <w:rPr>
          <w:rStyle w:val="BOLD"/>
          <w:color w:val="auto"/>
          <w:sz w:val="20"/>
          <w:szCs w:val="20"/>
          <w:rPrChange w:id="370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pPrChange w:id="371" w:author="Michael Ciletti" w:date="2016-06-28T08:45:00Z">
          <w:pPr>
            <w:pStyle w:val="EXAMPLE1"/>
            <w:pBdr>
              <w:bottom w:val="single" w:sz="4" w:space="1" w:color="auto"/>
            </w:pBdr>
            <w:spacing w:after="240"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372" w:author="Michael Ciletti" w:date="2016-06-24T13:3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*/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677"/>
    <w:rsid w:val="00052677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052677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052677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052677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05267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26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67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052677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052677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052677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05267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26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67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1764</Characters>
  <Application>Microsoft Macintosh Word</Application>
  <DocSecurity>0</DocSecurity>
  <Lines>14</Lines>
  <Paragraphs>4</Paragraphs>
  <ScaleCrop>false</ScaleCrop>
  <Company>mdc Images</Company>
  <LinksUpToDate>false</LinksUpToDate>
  <CharactersWithSpaces>2069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2017-06-07T03:29:00Z</dcterms:created>
  <dcterms:modified xsi:type="dcterms:W3CDTF">2017-06-07T03:30:00Z</dcterms:modified>
</cp:coreProperties>
</file>