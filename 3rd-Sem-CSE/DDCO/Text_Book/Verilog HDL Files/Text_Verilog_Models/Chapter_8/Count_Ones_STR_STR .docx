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4" w:name="_GoBack"/>
      <w:r w:rsidRPr="00FB3A92">
        <w:rPr>
          <w:color w:val="auto"/>
          <w:sz w:val="20"/>
          <w:szCs w:val="20"/>
          <w:rPrChange w:id="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Count_Ones_STR_STR </w:t>
      </w:r>
      <w:bookmarkEnd w:id="4"/>
      <w:r w:rsidRPr="00FB3A92">
        <w:rPr>
          <w:color w:val="auto"/>
          <w:sz w:val="20"/>
          <w:szCs w:val="20"/>
          <w:rPrChange w:id="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(count, Ready, data, Start, clock, reset_b);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// Mux – decoder implementation of control logic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// controller is structural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1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// datapath is structural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1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2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R1_size = 8, R2_size = 4;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2680"/>
        </w:tabs>
        <w:spacing w:line="276" w:lineRule="auto"/>
        <w:ind w:left="1440"/>
        <w:rPr>
          <w:color w:val="auto"/>
          <w:sz w:val="20"/>
          <w:szCs w:val="20"/>
          <w:rPrChange w:id="2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26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2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2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2870"/>
        </w:tabs>
        <w:spacing w:line="276" w:lineRule="auto"/>
        <w:ind w:left="1440"/>
        <w:rPr>
          <w:color w:val="auto"/>
          <w:sz w:val="20"/>
          <w:szCs w:val="20"/>
          <w:rPrChange w:id="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87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3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2870"/>
        </w:tabs>
        <w:spacing w:line="276" w:lineRule="auto"/>
        <w:ind w:left="1440"/>
        <w:rPr>
          <w:color w:val="auto"/>
          <w:sz w:val="20"/>
          <w:szCs w:val="20"/>
          <w:rPrChange w:id="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287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3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[R1_size -1: 0]</w:t>
      </w:r>
      <w:r w:rsidRPr="00FB3A92">
        <w:rPr>
          <w:color w:val="auto"/>
          <w:sz w:val="20"/>
          <w:szCs w:val="20"/>
          <w:rPrChange w:id="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2870"/>
        </w:tabs>
        <w:spacing w:line="276" w:lineRule="auto"/>
        <w:ind w:left="1440"/>
        <w:rPr>
          <w:color w:val="auto"/>
          <w:sz w:val="20"/>
          <w:szCs w:val="20"/>
          <w:rPrChange w:id="3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87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4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4C5E28" w:rsidRDefault="004C5E28" w:rsidP="004C5E28">
      <w:pPr>
        <w:pStyle w:val="EXAMPLE1"/>
        <w:tabs>
          <w:tab w:val="clear" w:pos="1200"/>
          <w:tab w:val="clear" w:pos="1760"/>
          <w:tab w:val="left" w:pos="2870"/>
        </w:tabs>
        <w:spacing w:line="276" w:lineRule="auto"/>
        <w:ind w:left="1440"/>
        <w:rPr>
          <w:ins w:id="44" w:author="Michael Ciletti" w:date="2016-06-28T09:59:00Z"/>
          <w:color w:val="auto"/>
          <w:sz w:val="20"/>
          <w:szCs w:val="20"/>
        </w:rPr>
        <w:pPrChange w:id="4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87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Shift_left, Incr_R2, Zero, E;</w:t>
      </w:r>
    </w:p>
    <w:p w:rsidR="004C5E28" w:rsidRPr="00106847" w:rsidRDefault="004C5E28" w:rsidP="004C5E28">
      <w:pPr>
        <w:pStyle w:val="BasicParagraph"/>
        <w:rPr>
          <w:rPrChange w:id="49" w:author="Michael Ciletti" w:date="2016-06-28T09:5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0" w:author="Michael Ciletti" w:date="2016-06-28T09:59:00Z">
          <w:pPr>
            <w:pStyle w:val="EXAMPLE1"/>
            <w:tabs>
              <w:tab w:val="clear" w:pos="1200"/>
              <w:tab w:val="clear" w:pos="1760"/>
              <w:tab w:val="left" w:pos="2870"/>
            </w:tabs>
            <w:spacing w:line="480" w:lineRule="auto"/>
          </w:pPr>
        </w:pPrChange>
      </w:pPr>
    </w:p>
    <w:p w:rsidR="004C5E28" w:rsidRDefault="004C5E28" w:rsidP="004C5E28">
      <w:pPr>
        <w:pStyle w:val="EXAMPLE"/>
        <w:spacing w:line="276" w:lineRule="auto"/>
        <w:ind w:left="1440"/>
        <w:rPr>
          <w:ins w:id="51" w:author="Michael Ciletti" w:date="2016-06-28T09:59:00Z"/>
          <w:color w:val="auto"/>
          <w:sz w:val="20"/>
          <w:szCs w:val="20"/>
        </w:rPr>
        <w:pPrChange w:id="52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Controller_STR M0 (Ready, Load_regs, Shift_left, Incr_R2, Start, E, Zero, clock, r</w:t>
      </w:r>
      <w:r w:rsidRPr="00FB3A92">
        <w:rPr>
          <w:color w:val="auto"/>
          <w:sz w:val="20"/>
          <w:szCs w:val="20"/>
          <w:rPrChange w:id="5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e</w:t>
      </w:r>
      <w:r w:rsidRPr="00FB3A92">
        <w:rPr>
          <w:color w:val="auto"/>
          <w:sz w:val="20"/>
          <w:szCs w:val="20"/>
          <w:rPrChange w:id="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set_b);</w:t>
      </w:r>
    </w:p>
    <w:p w:rsidR="004C5E28" w:rsidRPr="00106847" w:rsidRDefault="004C5E28" w:rsidP="004C5E28">
      <w:pPr>
        <w:pStyle w:val="BasicParagraph"/>
        <w:rPr>
          <w:rPrChange w:id="57" w:author="Michael Ciletti" w:date="2016-06-28T09:5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8" w:author="Michael Ciletti" w:date="2016-06-28T09:59:00Z">
          <w:pPr>
            <w:pStyle w:val="EXAMPLE"/>
            <w:spacing w:line="480" w:lineRule="auto"/>
          </w:pPr>
        </w:pPrChange>
      </w:pP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Datapath_STR</w:t>
      </w:r>
      <w:r w:rsidRPr="00FB3A92">
        <w:rPr>
          <w:color w:val="auto"/>
          <w:sz w:val="20"/>
          <w:szCs w:val="20"/>
          <w:rPrChange w:id="6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M1 (count, E, Zero, data, Load_regs, Shift_left, Incr_R2, clock);</w:t>
      </w:r>
    </w:p>
    <w:p w:rsidR="004C5E28" w:rsidRDefault="004C5E28" w:rsidP="004C5E28">
      <w:pPr>
        <w:pStyle w:val="EXAMPLE1"/>
        <w:spacing w:line="276" w:lineRule="auto"/>
        <w:ind w:left="1440"/>
        <w:rPr>
          <w:ins w:id="65" w:author="Michael Ciletti" w:date="2016-08-13T15:05:00Z"/>
          <w:rStyle w:val="BOLD"/>
          <w:color w:val="auto"/>
          <w:sz w:val="20"/>
          <w:szCs w:val="20"/>
        </w:rPr>
        <w:pPrChange w:id="66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6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644173" w:rsidRDefault="004C5E28" w:rsidP="004C5E28">
      <w:pPr>
        <w:pStyle w:val="BasicParagraph"/>
        <w:rPr>
          <w:rPrChange w:id="68" w:author="Michael Ciletti" w:date="2016-08-13T15:0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9" w:author="Michael Ciletti" w:date="2016-08-13T15:05:00Z">
          <w:pPr>
            <w:pStyle w:val="EXAMPLE1"/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7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7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Controller_STR (Ready, Load_regs, Shift_left, Incr_R2, Start, E, Zero, clock, </w:t>
      </w:r>
      <w:r w:rsidRPr="00FB3A92">
        <w:rPr>
          <w:color w:val="auto"/>
          <w:sz w:val="20"/>
          <w:szCs w:val="20"/>
          <w:rPrChange w:id="7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7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reset_b);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7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8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8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8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8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Shift_left, Incr_R2;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8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9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9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92" w:author="Michael Ciletti" w:date="2016-06-28T09:59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Start;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9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9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99" w:author="Michael Ciletti" w:date="2016-06-28T09:59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10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E, Zero;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1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2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0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1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06" w:author="Michael Ciletti" w:date="2016-06-28T09:59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1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clock, reset_b;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10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9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1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supply0</w:t>
      </w:r>
      <w:r w:rsidRPr="00FB3A92">
        <w:rPr>
          <w:color w:val="auto"/>
          <w:sz w:val="20"/>
          <w:szCs w:val="20"/>
          <w:rPrChange w:id="1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GND;</w:t>
      </w:r>
    </w:p>
    <w:p w:rsidR="004C5E28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ins w:id="113" w:author="Michael Ciletti" w:date="2016-06-28T09:59:00Z"/>
          <w:color w:val="auto"/>
          <w:sz w:val="20"/>
          <w:szCs w:val="20"/>
        </w:rPr>
        <w:pPrChange w:id="114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1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supply1</w:t>
      </w:r>
      <w:r w:rsidRPr="00FB3A92">
        <w:rPr>
          <w:color w:val="auto"/>
          <w:sz w:val="20"/>
          <w:szCs w:val="20"/>
          <w:rPrChange w:id="11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PWR;</w:t>
      </w:r>
    </w:p>
    <w:p w:rsidR="004C5E28" w:rsidRPr="00106847" w:rsidRDefault="004C5E28" w:rsidP="004C5E28">
      <w:pPr>
        <w:pStyle w:val="BasicParagraph"/>
        <w:rPr>
          <w:rPrChange w:id="118" w:author="Michael Ciletti" w:date="2016-06-28T09:59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9" w:author="Michael Ciletti" w:date="2016-06-28T09:59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00"/>
        </w:tabs>
        <w:spacing w:line="276" w:lineRule="auto"/>
        <w:ind w:left="1440"/>
        <w:rPr>
          <w:color w:val="auto"/>
          <w:sz w:val="20"/>
          <w:szCs w:val="20"/>
          <w:rPrChange w:id="12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2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2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12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S0 = 2'b00, S1 = 2'b01, S2 = 2'b10, S3 = 2'b11; // Binary code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2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2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Shift_left, Incr_R2;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3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3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3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G0, G0_b, D_in0, D_in1, G1, G1_b;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3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3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3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Zero_b = ~Zero;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4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4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4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E_b = ~E;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4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4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4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4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[1: 0]</w:t>
      </w:r>
      <w:r w:rsidRPr="00FB3A92">
        <w:rPr>
          <w:color w:val="auto"/>
          <w:sz w:val="20"/>
          <w:szCs w:val="20"/>
          <w:rPrChange w:id="15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select = {G1, G0};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5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2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5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15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[0: 3]</w:t>
      </w:r>
      <w:r w:rsidRPr="00FB3A92">
        <w:rPr>
          <w:color w:val="auto"/>
          <w:sz w:val="20"/>
          <w:szCs w:val="20"/>
          <w:rPrChange w:id="1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Decoder_out;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5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6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1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 = ~Decoder_out[0];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6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16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16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Incr_R2 = ~Decoder_out[1];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6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9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7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7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17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1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Shift_left = ~Decoder_out[2];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7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17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FB3A92">
        <w:rPr>
          <w:color w:val="auto"/>
          <w:sz w:val="20"/>
          <w:szCs w:val="20"/>
          <w:rPrChange w:id="1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17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(Load_regs, Ready, Start);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52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8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1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52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18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mux_4x1_beh</w:t>
      </w:r>
      <w:r w:rsidRPr="00FB3A92">
        <w:rPr>
          <w:color w:val="auto"/>
          <w:sz w:val="20"/>
          <w:szCs w:val="20"/>
          <w:rPrChange w:id="18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Mux_1</w:t>
      </w:r>
      <w:r w:rsidRPr="00FB3A92">
        <w:rPr>
          <w:color w:val="auto"/>
          <w:sz w:val="20"/>
          <w:szCs w:val="20"/>
          <w:rPrChange w:id="1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(D_in1, GND, Zero_b, PWR, E_b, select);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52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8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7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52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18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mux_4x1_beh</w:t>
      </w:r>
      <w:r w:rsidRPr="00FB3A92">
        <w:rPr>
          <w:color w:val="auto"/>
          <w:sz w:val="20"/>
          <w:szCs w:val="20"/>
          <w:rPrChange w:id="19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Mux_0</w:t>
      </w:r>
      <w:r w:rsidRPr="00FB3A92">
        <w:rPr>
          <w:color w:val="auto"/>
          <w:sz w:val="20"/>
          <w:szCs w:val="20"/>
          <w:rPrChange w:id="19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(D_in0, Start, GND, PWR, E, select);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52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9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3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52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1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19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D_flip_flop_AR_b</w:t>
      </w:r>
      <w:r w:rsidRPr="00FB3A92">
        <w:rPr>
          <w:color w:val="auto"/>
          <w:sz w:val="20"/>
          <w:szCs w:val="20"/>
          <w:rPrChange w:id="19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M1</w:t>
      </w:r>
      <w:r w:rsidRPr="00FB3A92">
        <w:rPr>
          <w:color w:val="auto"/>
          <w:sz w:val="20"/>
          <w:szCs w:val="20"/>
          <w:rPrChange w:id="19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(G1, G1_b, D_in1, clock, reset_b);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52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1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9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52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0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D_flip_flop_AR_b</w:t>
      </w:r>
      <w:r w:rsidRPr="00FB3A92">
        <w:rPr>
          <w:color w:val="auto"/>
          <w:sz w:val="20"/>
          <w:szCs w:val="20"/>
          <w:rPrChange w:id="20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M0</w:t>
      </w:r>
      <w:r w:rsidRPr="00FB3A92">
        <w:rPr>
          <w:color w:val="auto"/>
          <w:sz w:val="20"/>
          <w:szCs w:val="20"/>
          <w:rPrChange w:id="2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(G0, G0_b, D_in0, clock, reset_b);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52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5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52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0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decoder_2x4_df</w:t>
      </w:r>
      <w:r w:rsidRPr="00FB3A92">
        <w:rPr>
          <w:color w:val="auto"/>
          <w:sz w:val="20"/>
          <w:szCs w:val="20"/>
          <w:rPrChange w:id="20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M2</w:t>
      </w:r>
      <w:r w:rsidRPr="00FB3A92">
        <w:rPr>
          <w:color w:val="auto"/>
          <w:sz w:val="20"/>
          <w:szCs w:val="20"/>
          <w:rPrChange w:id="2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(Decoder_out, G1, G0, GND);</w:t>
      </w:r>
    </w:p>
    <w:p w:rsidR="004C5E28" w:rsidRDefault="004C5E28" w:rsidP="004C5E28">
      <w:pPr>
        <w:pStyle w:val="EXAMPLE1"/>
        <w:spacing w:line="276" w:lineRule="auto"/>
        <w:ind w:left="1440"/>
        <w:rPr>
          <w:ins w:id="210" w:author="Michael Ciletti" w:date="2016-08-13T15:04:00Z"/>
          <w:rStyle w:val="BOLD"/>
          <w:color w:val="auto"/>
          <w:sz w:val="20"/>
          <w:szCs w:val="20"/>
        </w:rPr>
        <w:pPrChange w:id="21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21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644173" w:rsidRDefault="004C5E28" w:rsidP="004C5E28">
      <w:pPr>
        <w:pStyle w:val="BasicParagraph"/>
        <w:rPr>
          <w:rPrChange w:id="213" w:author="Michael Ciletti" w:date="2016-08-13T15:0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4" w:author="Michael Ciletti" w:date="2016-08-13T15:04:00Z">
          <w:pPr>
            <w:pStyle w:val="EXAMPLE1"/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2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6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21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21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Datapath_STR (count, E, Zero, data, Load_regs, Shift_left, Incr_R2, clock);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1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2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2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22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R1_size = 8, R2_size = 4;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710"/>
          <w:tab w:val="left" w:pos="1008"/>
          <w:tab w:val="left" w:pos="2520"/>
        </w:tabs>
        <w:spacing w:line="276" w:lineRule="auto"/>
        <w:ind w:left="1440"/>
        <w:rPr>
          <w:color w:val="auto"/>
          <w:sz w:val="20"/>
          <w:szCs w:val="20"/>
          <w:rPrChange w:id="22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710"/>
              <w:tab w:val="left" w:pos="1008"/>
              <w:tab w:val="left" w:pos="252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2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2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22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2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3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 </w:t>
      </w:r>
      <w:r w:rsidRPr="00FB3A92">
        <w:rPr>
          <w:rStyle w:val="BOLD"/>
          <w:color w:val="auto"/>
          <w:sz w:val="20"/>
          <w:szCs w:val="20"/>
          <w:rPrChange w:id="23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23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E, Zero;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71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3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71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3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23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24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4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2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4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4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24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Shift_left, Incr_R2, clock;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71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4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7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71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4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25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25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R1;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5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5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2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Zero;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5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6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supply0</w:t>
      </w:r>
      <w:r w:rsidRPr="00FB3A92">
        <w:rPr>
          <w:color w:val="auto"/>
          <w:sz w:val="20"/>
          <w:szCs w:val="20"/>
          <w:rPrChange w:id="2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Gnd;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6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supply1</w:t>
      </w:r>
      <w:r w:rsidRPr="00FB3A92">
        <w:rPr>
          <w:color w:val="auto"/>
          <w:sz w:val="20"/>
          <w:szCs w:val="20"/>
          <w:rPrChange w:id="26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Pwr;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6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27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27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Zero = (R1 == 0);</w:t>
      </w:r>
      <w:r w:rsidRPr="00FB3A92">
        <w:rPr>
          <w:color w:val="auto"/>
          <w:sz w:val="20"/>
          <w:szCs w:val="20"/>
          <w:rPrChange w:id="27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implicit combinational logic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07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4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07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7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Shift_Reg</w:t>
      </w:r>
      <w:r w:rsidRPr="00FB3A92">
        <w:rPr>
          <w:color w:val="auto"/>
          <w:sz w:val="20"/>
          <w:szCs w:val="20"/>
          <w:rPrChange w:id="27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M1</w:t>
      </w:r>
      <w:r w:rsidRPr="00FB3A92">
        <w:rPr>
          <w:color w:val="auto"/>
          <w:sz w:val="20"/>
          <w:szCs w:val="20"/>
          <w:rPrChange w:id="2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(R1, data, Gnd, Shift_left, Load_regs, clock, Pwr);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07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7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0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07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8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Counter</w:t>
      </w:r>
      <w:r w:rsidRPr="00FB3A92">
        <w:rPr>
          <w:color w:val="auto"/>
          <w:sz w:val="20"/>
          <w:szCs w:val="20"/>
          <w:rPrChange w:id="28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M2</w:t>
      </w:r>
      <w:r w:rsidRPr="00FB3A92">
        <w:rPr>
          <w:color w:val="auto"/>
          <w:sz w:val="20"/>
          <w:szCs w:val="20"/>
          <w:rPrChange w:id="28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(count, Load_regs, Incr_R2, clock, Pwr);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207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86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207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8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D_flip_flop_AR</w:t>
      </w:r>
      <w:r w:rsidRPr="00FB3A92">
        <w:rPr>
          <w:color w:val="auto"/>
          <w:sz w:val="20"/>
          <w:szCs w:val="20"/>
          <w:rPrChange w:id="28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M3</w:t>
      </w:r>
      <w:r w:rsidRPr="00FB3A92">
        <w:rPr>
          <w:color w:val="auto"/>
          <w:sz w:val="20"/>
          <w:szCs w:val="20"/>
          <w:rPrChange w:id="29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(E, w1, clock, Pwr);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3460"/>
        </w:tabs>
        <w:spacing w:line="276" w:lineRule="auto"/>
        <w:ind w:left="1440"/>
        <w:rPr>
          <w:color w:val="auto"/>
          <w:sz w:val="20"/>
          <w:szCs w:val="20"/>
          <w:rPrChange w:id="29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92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34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2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2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and</w:t>
      </w:r>
      <w:r w:rsidRPr="00FB3A92">
        <w:rPr>
          <w:color w:val="auto"/>
          <w:sz w:val="20"/>
          <w:szCs w:val="20"/>
          <w:rPrChange w:id="29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(w1, R1[R1_size - 1], Shift_left);</w:t>
      </w:r>
    </w:p>
    <w:p w:rsidR="004C5E28" w:rsidRDefault="004C5E28" w:rsidP="004C5E28">
      <w:pPr>
        <w:pStyle w:val="EXAMPLE1"/>
        <w:spacing w:line="276" w:lineRule="auto"/>
        <w:ind w:left="1440"/>
        <w:rPr>
          <w:ins w:id="296" w:author="Michael Ciletti" w:date="2016-07-15T22:25:00Z"/>
          <w:rStyle w:val="BOLD"/>
          <w:color w:val="auto"/>
          <w:sz w:val="20"/>
          <w:szCs w:val="20"/>
        </w:rPr>
        <w:pPrChange w:id="297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29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735723" w:rsidRDefault="004C5E28" w:rsidP="004C5E28">
      <w:pPr>
        <w:pStyle w:val="BasicParagraph"/>
        <w:rPr>
          <w:rPrChange w:id="299" w:author="Michael Ciletti" w:date="2016-07-15T22:25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0" w:author="Michael Ciletti" w:date="2016-07-15T22:25:00Z">
          <w:pPr>
            <w:pStyle w:val="EXAMPLE1"/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30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3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Shift_Reg (R1, data, SI_0, Shift_left, Load_regs, clock, reset_b);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040"/>
          <w:tab w:val="left" w:pos="1344"/>
        </w:tabs>
        <w:spacing w:line="276" w:lineRule="auto"/>
        <w:ind w:left="1440"/>
        <w:rPr>
          <w:color w:val="auto"/>
          <w:sz w:val="20"/>
          <w:szCs w:val="20"/>
          <w:rPrChange w:id="3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0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040"/>
              <w:tab w:val="left" w:pos="134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0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3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R1_size = 8;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30"/>
          <w:tab w:val="left" w:pos="3164"/>
        </w:tabs>
        <w:spacing w:line="276" w:lineRule="auto"/>
        <w:ind w:left="1440"/>
        <w:rPr>
          <w:color w:val="auto"/>
          <w:sz w:val="20"/>
          <w:szCs w:val="20"/>
          <w:rPrChange w:id="3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30"/>
              <w:tab w:val="left" w:pos="316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1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31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3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R1;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30"/>
          <w:tab w:val="left" w:pos="3164"/>
        </w:tabs>
        <w:spacing w:line="276" w:lineRule="auto"/>
        <w:ind w:left="1440"/>
        <w:rPr>
          <w:color w:val="auto"/>
          <w:sz w:val="20"/>
          <w:szCs w:val="20"/>
          <w:rPrChange w:id="31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7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30"/>
              <w:tab w:val="left" w:pos="316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1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1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32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32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164"/>
        </w:tabs>
        <w:spacing w:line="276" w:lineRule="auto"/>
        <w:ind w:left="1440"/>
        <w:rPr>
          <w:color w:val="auto"/>
          <w:sz w:val="20"/>
          <w:szCs w:val="20"/>
          <w:rPrChange w:id="32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16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2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2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32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SI_0, Shift_left, Load_regs;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164"/>
        </w:tabs>
        <w:spacing w:line="276" w:lineRule="auto"/>
        <w:ind w:left="1440"/>
        <w:rPr>
          <w:color w:val="auto"/>
          <w:sz w:val="20"/>
          <w:szCs w:val="20"/>
          <w:rPrChange w:id="3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2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16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3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33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clock, reset_b;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330"/>
          <w:tab w:val="left" w:pos="3164"/>
        </w:tabs>
        <w:spacing w:line="276" w:lineRule="auto"/>
        <w:ind w:left="1440"/>
        <w:rPr>
          <w:color w:val="auto"/>
          <w:sz w:val="20"/>
          <w:szCs w:val="20"/>
          <w:rPrChange w:id="3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330"/>
              <w:tab w:val="left" w:pos="3164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3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3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33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3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R1;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39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4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4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FB3A92">
        <w:rPr>
          <w:color w:val="auto"/>
          <w:sz w:val="20"/>
          <w:szCs w:val="20"/>
          <w:rPrChange w:id="34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34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FB3A92">
        <w:rPr>
          <w:color w:val="auto"/>
          <w:sz w:val="20"/>
          <w:szCs w:val="20"/>
          <w:rPrChange w:id="3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FB3A92">
        <w:rPr>
          <w:rStyle w:val="BOLD"/>
          <w:color w:val="auto"/>
          <w:sz w:val="20"/>
          <w:szCs w:val="20"/>
          <w:rPrChange w:id="34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FB3A92">
        <w:rPr>
          <w:color w:val="auto"/>
          <w:sz w:val="20"/>
          <w:szCs w:val="20"/>
          <w:rPrChange w:id="34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clock, </w:t>
      </w:r>
      <w:r w:rsidRPr="00FB3A92">
        <w:rPr>
          <w:rStyle w:val="BOLD"/>
          <w:color w:val="auto"/>
          <w:sz w:val="20"/>
          <w:szCs w:val="20"/>
          <w:rPrChange w:id="34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FB3A92">
        <w:rPr>
          <w:color w:val="auto"/>
          <w:sz w:val="20"/>
          <w:szCs w:val="20"/>
          <w:rPrChange w:id="3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reset_b)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4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0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5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35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3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(reset_b == 0) R1 &lt;= 0;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55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35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B3A92">
        <w:rPr>
          <w:color w:val="auto"/>
          <w:sz w:val="20"/>
          <w:szCs w:val="20"/>
          <w:rPrChange w:id="35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35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6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36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6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36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(Load_regs) R1 &lt;= data; </w:t>
      </w:r>
      <w:r w:rsidRPr="00FB3A92">
        <w:rPr>
          <w:rStyle w:val="BOLD"/>
          <w:color w:val="auto"/>
          <w:sz w:val="20"/>
          <w:szCs w:val="20"/>
          <w:rPrChange w:id="36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6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68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37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37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37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(Shift_left) R1 &lt;= {R1[R1_size -2: 0], SI_0}; </w:t>
      </w:r>
      <w:r w:rsidRPr="00FB3A92">
        <w:rPr>
          <w:rStyle w:val="BOLD"/>
          <w:color w:val="auto"/>
          <w:sz w:val="20"/>
          <w:szCs w:val="20"/>
          <w:rPrChange w:id="37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4C5E28" w:rsidRDefault="004C5E28" w:rsidP="004C5E28">
      <w:pPr>
        <w:pStyle w:val="EXAMPLE1"/>
        <w:spacing w:line="276" w:lineRule="auto"/>
        <w:ind w:left="1440"/>
        <w:rPr>
          <w:ins w:id="374" w:author="Michael Ciletti" w:date="2016-08-13T15:04:00Z"/>
          <w:rStyle w:val="BOLD"/>
          <w:color w:val="auto"/>
          <w:sz w:val="20"/>
          <w:szCs w:val="20"/>
        </w:rPr>
        <w:pPrChange w:id="375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37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644173" w:rsidRDefault="004C5E28" w:rsidP="004C5E28">
      <w:pPr>
        <w:pStyle w:val="BasicParagraph"/>
        <w:rPr>
          <w:rPrChange w:id="377" w:author="Michael Ciletti" w:date="2016-08-13T15:0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78" w:author="Michael Ciletti" w:date="2016-08-13T15:04:00Z">
          <w:pPr>
            <w:pStyle w:val="EXAMPLE1"/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37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0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38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3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Counter (R2, Load_regs, Incr_R2, clock, reset_b);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2780"/>
        </w:tabs>
        <w:spacing w:line="276" w:lineRule="auto"/>
        <w:ind w:left="1440"/>
        <w:rPr>
          <w:color w:val="auto"/>
          <w:sz w:val="20"/>
          <w:szCs w:val="20"/>
          <w:rPrChange w:id="38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4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7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8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38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R2_size = 4;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900"/>
          <w:tab w:val="left" w:pos="2780"/>
        </w:tabs>
        <w:spacing w:line="276" w:lineRule="auto"/>
        <w:ind w:left="1440"/>
        <w:rPr>
          <w:color w:val="auto"/>
          <w:sz w:val="20"/>
          <w:szCs w:val="20"/>
          <w:rPrChange w:id="3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89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900"/>
              <w:tab w:val="left" w:pos="27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9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9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39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3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R2;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2780"/>
        </w:tabs>
        <w:spacing w:line="276" w:lineRule="auto"/>
        <w:ind w:left="1440"/>
        <w:rPr>
          <w:color w:val="auto"/>
          <w:sz w:val="20"/>
          <w:szCs w:val="20"/>
          <w:rPrChange w:id="3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7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39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39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3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Load_regs, Incr_R2;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2780"/>
        </w:tabs>
        <w:spacing w:line="276" w:lineRule="auto"/>
        <w:ind w:left="1440"/>
        <w:rPr>
          <w:color w:val="auto"/>
          <w:sz w:val="20"/>
          <w:szCs w:val="20"/>
          <w:rPrChange w:id="39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27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0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4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4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clock, reset_b;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900"/>
          <w:tab w:val="left" w:pos="2780"/>
        </w:tabs>
        <w:spacing w:line="276" w:lineRule="auto"/>
        <w:ind w:left="1440"/>
        <w:rPr>
          <w:color w:val="auto"/>
          <w:sz w:val="20"/>
          <w:szCs w:val="20"/>
          <w:rPrChange w:id="4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900"/>
              <w:tab w:val="left" w:pos="27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0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4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4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R2;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1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1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1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FB3A92">
        <w:rPr>
          <w:color w:val="auto"/>
          <w:sz w:val="20"/>
          <w:szCs w:val="20"/>
          <w:rPrChange w:id="4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</w:t>
      </w:r>
      <w:r w:rsidRPr="00FB3A92">
        <w:rPr>
          <w:b/>
          <w:bCs/>
          <w:color w:val="auto"/>
          <w:sz w:val="20"/>
          <w:szCs w:val="20"/>
          <w:rPrChange w:id="416" w:author="Michael Ciletti" w:date="2016-06-25T13:21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posedge</w:t>
      </w:r>
      <w:r w:rsidRPr="00FB3A92">
        <w:rPr>
          <w:color w:val="auto"/>
          <w:sz w:val="20"/>
          <w:szCs w:val="20"/>
          <w:rPrChange w:id="41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clock, </w:t>
      </w:r>
      <w:r w:rsidRPr="00FB3A92">
        <w:rPr>
          <w:b/>
          <w:bCs/>
          <w:color w:val="auto"/>
          <w:sz w:val="20"/>
          <w:szCs w:val="20"/>
          <w:rPrChange w:id="418" w:author="Michael Ciletti" w:date="2016-06-25T13:21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negedge</w:t>
      </w:r>
      <w:r w:rsidRPr="00FB3A92">
        <w:rPr>
          <w:color w:val="auto"/>
          <w:sz w:val="20"/>
          <w:szCs w:val="20"/>
          <w:rPrChange w:id="41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reset_b)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2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2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42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42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(reset_b == 0) R2 &lt;= 0;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2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26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42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B3A92">
        <w:rPr>
          <w:color w:val="auto"/>
          <w:sz w:val="20"/>
          <w:szCs w:val="20"/>
          <w:rPrChange w:id="4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43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43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(Load_regs) R2 &lt;= {R2_size {1'b1}}; </w:t>
      </w:r>
      <w:r w:rsidRPr="00FB3A92">
        <w:rPr>
          <w:color w:val="auto"/>
          <w:sz w:val="20"/>
          <w:szCs w:val="20"/>
          <w:rPrChange w:id="4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Fill with 1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3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34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3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43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3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B3A92">
        <w:rPr>
          <w:color w:val="auto"/>
          <w:sz w:val="20"/>
          <w:szCs w:val="20"/>
          <w:rPrChange w:id="4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43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44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(Incr_R2 == 1) R2 &lt;= R2 + 1;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4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44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5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44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44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D_flip_flop_AR (Q, D, CLK, RST_b);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4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9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5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5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45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4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4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5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5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45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D, CLK, RST_b;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4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6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6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46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4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6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66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6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6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FB3A92">
        <w:rPr>
          <w:color w:val="auto"/>
          <w:sz w:val="20"/>
          <w:szCs w:val="20"/>
          <w:rPrChange w:id="4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47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FB3A92">
        <w:rPr>
          <w:color w:val="auto"/>
          <w:sz w:val="20"/>
          <w:szCs w:val="20"/>
          <w:rPrChange w:id="47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FB3A92">
        <w:rPr>
          <w:rStyle w:val="BOLD"/>
          <w:color w:val="auto"/>
          <w:sz w:val="20"/>
          <w:szCs w:val="20"/>
          <w:rPrChange w:id="47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FB3A92">
        <w:rPr>
          <w:color w:val="auto"/>
          <w:sz w:val="20"/>
          <w:szCs w:val="20"/>
          <w:rPrChange w:id="4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FB3A92">
        <w:rPr>
          <w:rStyle w:val="BOLD"/>
          <w:color w:val="auto"/>
          <w:sz w:val="20"/>
          <w:szCs w:val="20"/>
          <w:rPrChange w:id="47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FB3A92">
        <w:rPr>
          <w:color w:val="auto"/>
          <w:sz w:val="20"/>
          <w:szCs w:val="20"/>
          <w:rPrChange w:id="47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RST_b)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77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47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48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(RST_b == 0) Q &lt;= 1'b0;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8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8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8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48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B3A92">
        <w:rPr>
          <w:color w:val="auto"/>
          <w:sz w:val="20"/>
          <w:szCs w:val="20"/>
          <w:rPrChange w:id="4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D;</w:t>
      </w:r>
    </w:p>
    <w:p w:rsidR="004C5E28" w:rsidRDefault="004C5E28" w:rsidP="004C5E28">
      <w:pPr>
        <w:pStyle w:val="EXAMPLE1"/>
        <w:spacing w:line="276" w:lineRule="auto"/>
        <w:ind w:left="1440"/>
        <w:rPr>
          <w:ins w:id="486" w:author="Michael Ciletti" w:date="2016-08-13T15:04:00Z"/>
          <w:rStyle w:val="BOLD"/>
          <w:color w:val="auto"/>
          <w:sz w:val="20"/>
          <w:szCs w:val="20"/>
        </w:rPr>
        <w:pPrChange w:id="487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48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644173" w:rsidRDefault="004C5E28" w:rsidP="004C5E28">
      <w:pPr>
        <w:pStyle w:val="BasicParagraph"/>
        <w:rPr>
          <w:rPrChange w:id="489" w:author="Michael Ciletti" w:date="2016-08-13T15:0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90" w:author="Michael Ciletti" w:date="2016-08-13T15:04:00Z">
          <w:pPr>
            <w:pStyle w:val="EXAMPLE1"/>
            <w:spacing w:line="480" w:lineRule="auto"/>
          </w:pPr>
        </w:pPrChange>
      </w:pP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49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9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49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module</w:t>
      </w:r>
      <w:r w:rsidRPr="00FB3A92">
        <w:rPr>
          <w:color w:val="auto"/>
          <w:sz w:val="20"/>
          <w:szCs w:val="20"/>
          <w:rPrChange w:id="4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D_flip_flop_AR_b (Q, Q_b, D, CLK, RST_b);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49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9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49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49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49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50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Q, Q_b;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5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02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0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5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D, CLK, RST_b;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50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07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0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0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5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color w:val="auto"/>
          <w:sz w:val="20"/>
          <w:szCs w:val="20"/>
          <w:rPrChange w:id="51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5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1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1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51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Q_b = ~Q;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1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18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1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2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FB3A92">
        <w:rPr>
          <w:color w:val="auto"/>
          <w:sz w:val="20"/>
          <w:szCs w:val="20"/>
          <w:rPrChange w:id="52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52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@</w:t>
      </w:r>
      <w:r w:rsidRPr="00FB3A92">
        <w:rPr>
          <w:color w:val="auto"/>
          <w:sz w:val="20"/>
          <w:szCs w:val="20"/>
          <w:rPrChange w:id="52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</w:t>
      </w:r>
      <w:r w:rsidRPr="00FB3A92">
        <w:rPr>
          <w:rStyle w:val="BOLD"/>
          <w:color w:val="auto"/>
          <w:sz w:val="20"/>
          <w:szCs w:val="20"/>
          <w:rPrChange w:id="52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FB3A92">
        <w:rPr>
          <w:color w:val="auto"/>
          <w:sz w:val="20"/>
          <w:szCs w:val="20"/>
          <w:rPrChange w:id="52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FB3A92">
        <w:rPr>
          <w:rStyle w:val="BOLD"/>
          <w:color w:val="auto"/>
          <w:sz w:val="20"/>
          <w:szCs w:val="20"/>
          <w:rPrChange w:id="52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FB3A92">
        <w:rPr>
          <w:color w:val="auto"/>
          <w:sz w:val="20"/>
          <w:szCs w:val="20"/>
          <w:rPrChange w:id="5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RST_b)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2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29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3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53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FB3A92">
        <w:rPr>
          <w:color w:val="auto"/>
          <w:sz w:val="20"/>
          <w:szCs w:val="20"/>
          <w:rPrChange w:id="5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(RST_b == 0) Q &lt;= 1'b0;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3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34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3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53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FB3A92">
        <w:rPr>
          <w:color w:val="auto"/>
          <w:sz w:val="20"/>
          <w:szCs w:val="20"/>
          <w:rPrChange w:id="5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Q &lt;= D;</w:t>
      </w:r>
      <w:r w:rsidRPr="00FB3A92">
        <w:rPr>
          <w:color w:val="auto"/>
          <w:sz w:val="20"/>
          <w:szCs w:val="20"/>
          <w:rPrChange w:id="5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3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0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54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4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3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// Behavioral description of four-to-one line multiplexer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4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6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4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// Verilog 2005 port syntax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9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55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55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mux_4x1_beh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1400"/>
        </w:tabs>
        <w:spacing w:line="276" w:lineRule="auto"/>
        <w:ind w:left="1440"/>
        <w:rPr>
          <w:color w:val="auto"/>
          <w:sz w:val="20"/>
          <w:szCs w:val="20"/>
          <w:rPrChange w:id="55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53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14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(</w:t>
      </w:r>
      <w:r w:rsidRPr="00FB3A92">
        <w:rPr>
          <w:rStyle w:val="BOLD"/>
          <w:color w:val="auto"/>
          <w:sz w:val="20"/>
          <w:szCs w:val="20"/>
          <w:rPrChange w:id="55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 reg</w:t>
      </w:r>
      <w:r w:rsidRPr="00FB3A92">
        <w:rPr>
          <w:color w:val="auto"/>
          <w:sz w:val="20"/>
          <w:szCs w:val="20"/>
          <w:rPrChange w:id="5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m_out,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400"/>
        </w:tabs>
        <w:spacing w:line="276" w:lineRule="auto"/>
        <w:ind w:left="1440"/>
        <w:rPr>
          <w:color w:val="auto"/>
          <w:sz w:val="20"/>
          <w:szCs w:val="20"/>
          <w:rPrChange w:id="55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58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4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6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5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in_0, in_1, in_2, in_3,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400"/>
        </w:tabs>
        <w:spacing w:line="276" w:lineRule="auto"/>
        <w:ind w:left="1440"/>
        <w:rPr>
          <w:color w:val="auto"/>
          <w:sz w:val="20"/>
          <w:szCs w:val="20"/>
          <w:rPrChange w:id="5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6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40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6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 [1: 0]</w:t>
      </w:r>
      <w:r w:rsidRPr="00FB3A92">
        <w:rPr>
          <w:color w:val="auto"/>
          <w:sz w:val="20"/>
          <w:szCs w:val="20"/>
          <w:rPrChange w:id="56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select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6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68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7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7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57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FB3A92">
        <w:rPr>
          <w:color w:val="auto"/>
          <w:sz w:val="20"/>
          <w:szCs w:val="20"/>
          <w:rPrChange w:id="57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b/>
          <w:bCs/>
          <w:color w:val="auto"/>
          <w:sz w:val="20"/>
          <w:szCs w:val="20"/>
          <w:rPrChange w:id="575" w:author="Michael Ciletti" w:date="2016-06-25T13:21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@</w:t>
      </w:r>
      <w:r w:rsidRPr="00FB3A92">
        <w:rPr>
          <w:color w:val="auto"/>
          <w:sz w:val="20"/>
          <w:szCs w:val="20"/>
          <w:rPrChange w:id="5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(in_0, in_1, in_2, in_3, select) </w:t>
      </w:r>
      <w:r w:rsidRPr="00FB3A92">
        <w:rPr>
          <w:color w:val="auto"/>
          <w:sz w:val="20"/>
          <w:szCs w:val="20"/>
          <w:rPrChange w:id="57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Verilog 2005 syntax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5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79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8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58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case</w:t>
      </w:r>
      <w:r w:rsidRPr="00FB3A92">
        <w:rPr>
          <w:color w:val="auto"/>
          <w:sz w:val="20"/>
          <w:szCs w:val="20"/>
          <w:rPrChange w:id="5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(select)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8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84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58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58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2'b00:</w:t>
      </w:r>
      <w:r w:rsidRPr="00FB3A92">
        <w:rPr>
          <w:color w:val="auto"/>
          <w:sz w:val="20"/>
          <w:szCs w:val="20"/>
          <w:rPrChange w:id="5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m_out = in_0;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8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90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9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59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5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2'b01:</w:t>
      </w:r>
      <w:r w:rsidRPr="00FB3A92">
        <w:rPr>
          <w:color w:val="auto"/>
          <w:sz w:val="20"/>
          <w:szCs w:val="20"/>
          <w:rPrChange w:id="5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m_out = in_1;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59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96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59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5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59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2'b10:</w:t>
      </w:r>
      <w:r w:rsidRPr="00FB3A92">
        <w:rPr>
          <w:color w:val="auto"/>
          <w:sz w:val="20"/>
          <w:szCs w:val="20"/>
          <w:rPrChange w:id="60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m_out = in_2;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6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2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6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6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2'b11:</w:t>
      </w:r>
      <w:r w:rsidRPr="00FB3A92">
        <w:rPr>
          <w:color w:val="auto"/>
          <w:sz w:val="20"/>
          <w:szCs w:val="20"/>
          <w:rPrChange w:id="60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m_out = in_3;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08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rStyle w:val="BOLD"/>
          <w:color w:val="auto"/>
          <w:sz w:val="20"/>
          <w:szCs w:val="20"/>
          <w:rPrChange w:id="61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endcase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1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12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1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1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16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61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//</w:t>
      </w:r>
      <w:r w:rsidRPr="00FB3A92">
        <w:rPr>
          <w:color w:val="auto"/>
          <w:sz w:val="20"/>
          <w:szCs w:val="20"/>
          <w:rPrChange w:id="61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Dataflow description of two-to-four-line decoder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61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20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2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// See Fig. 4.19. Note: The figure uses symbol </w:t>
      </w:r>
      <w:r w:rsidRPr="00FB3A92">
        <w:rPr>
          <w:i/>
          <w:iCs/>
          <w:color w:val="auto"/>
          <w:sz w:val="20"/>
          <w:szCs w:val="20"/>
          <w:rPrChange w:id="622" w:author="Michael Ciletti" w:date="2016-06-25T13:21:00Z">
            <w:rPr>
              <w:rFonts w:ascii="Times New Roman" w:hAnsi="Times New Roman" w:cs="Times New Roman"/>
              <w:i/>
              <w:iCs/>
              <w:color w:val="auto"/>
              <w:sz w:val="24"/>
            </w:rPr>
          </w:rPrChange>
        </w:rPr>
        <w:t>E</w:t>
      </w:r>
      <w:r w:rsidRPr="00FB3A92">
        <w:rPr>
          <w:color w:val="auto"/>
          <w:sz w:val="20"/>
          <w:szCs w:val="20"/>
          <w:rPrChange w:id="62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, but the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62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25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2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// Verilog model uses </w:t>
      </w:r>
      <w:r w:rsidRPr="00FB3A92">
        <w:rPr>
          <w:i/>
          <w:iCs/>
          <w:color w:val="auto"/>
          <w:sz w:val="20"/>
          <w:szCs w:val="20"/>
          <w:rPrChange w:id="627" w:author="Michael Ciletti" w:date="2016-06-25T13:21:00Z">
            <w:rPr>
              <w:rFonts w:ascii="Times New Roman" w:hAnsi="Times New Roman" w:cs="Times New Roman"/>
              <w:i/>
              <w:iCs/>
              <w:color w:val="auto"/>
              <w:sz w:val="24"/>
            </w:rPr>
          </w:rPrChange>
        </w:rPr>
        <w:t>enable</w:t>
      </w:r>
      <w:r w:rsidRPr="00FB3A92">
        <w:rPr>
          <w:color w:val="auto"/>
          <w:sz w:val="20"/>
          <w:szCs w:val="20"/>
          <w:rPrChange w:id="62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to indicate functionality clearly.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30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63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63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decoder_2x4_df (D, A, B, enable);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1920"/>
        </w:tabs>
        <w:spacing w:line="276" w:lineRule="auto"/>
        <w:ind w:left="1440"/>
        <w:rPr>
          <w:color w:val="auto"/>
          <w:sz w:val="20"/>
          <w:szCs w:val="20"/>
          <w:rPrChange w:id="63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34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192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3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3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FB3A92">
        <w:rPr>
          <w:color w:val="auto"/>
          <w:sz w:val="20"/>
          <w:szCs w:val="20"/>
          <w:rPrChange w:id="63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[0: 3]</w:t>
      </w:r>
      <w:r w:rsidRPr="00FB3A92">
        <w:rPr>
          <w:color w:val="auto"/>
          <w:sz w:val="20"/>
          <w:szCs w:val="20"/>
          <w:rPrChange w:id="6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920"/>
        </w:tabs>
        <w:spacing w:line="276" w:lineRule="auto"/>
        <w:ind w:left="1440"/>
        <w:rPr>
          <w:color w:val="auto"/>
          <w:sz w:val="20"/>
          <w:szCs w:val="20"/>
          <w:rPrChange w:id="63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4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92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4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4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64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A, 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920"/>
        </w:tabs>
        <w:spacing w:line="276" w:lineRule="auto"/>
        <w:ind w:left="1440"/>
        <w:rPr>
          <w:color w:val="auto"/>
          <w:sz w:val="20"/>
          <w:szCs w:val="20"/>
          <w:rPrChange w:id="6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4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92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4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4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FB3A92">
        <w:rPr>
          <w:color w:val="auto"/>
          <w:sz w:val="20"/>
          <w:szCs w:val="20"/>
          <w:rPrChange w:id="6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enable;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64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5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5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5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6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D[0] = !(!A &amp;&amp; !B &amp;&amp; !enable),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6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55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657" w:author="Michael Ciletti" w:date="2016-06-28T09:59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65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D[1] = !(!A &amp;&amp; B &amp;&amp; !enable),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65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60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662" w:author="Michael Ciletti" w:date="2016-06-28T10:00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66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D[2] = !(A &amp;&amp; !B &amp;&amp; !enable),</w:t>
      </w:r>
    </w:p>
    <w:p w:rsidR="004C5E28" w:rsidRPr="00FB3A92" w:rsidRDefault="004C5E28" w:rsidP="004C5E28">
      <w:pPr>
        <w:pStyle w:val="EXAMPLE"/>
        <w:tabs>
          <w:tab w:val="clear" w:pos="1200"/>
          <w:tab w:val="clear" w:pos="1760"/>
          <w:tab w:val="left" w:pos="1260"/>
        </w:tabs>
        <w:spacing w:line="276" w:lineRule="auto"/>
        <w:ind w:left="1440"/>
        <w:rPr>
          <w:color w:val="auto"/>
          <w:sz w:val="20"/>
          <w:szCs w:val="20"/>
          <w:rPrChange w:id="6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65" w:author="Michael Ciletti" w:date="2016-06-28T09:56:00Z">
          <w:pPr>
            <w:pStyle w:val="EXAMPLE"/>
            <w:tabs>
              <w:tab w:val="clear" w:pos="1200"/>
              <w:tab w:val="clear" w:pos="1760"/>
              <w:tab w:val="left" w:pos="126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6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667" w:author="Michael Ciletti" w:date="2016-06-28T10:00:00Z">
        <w:r>
          <w:rPr>
            <w:color w:val="auto"/>
            <w:sz w:val="20"/>
            <w:szCs w:val="20"/>
          </w:rPr>
          <w:tab/>
        </w:r>
      </w:ins>
      <w:r w:rsidRPr="00FB3A92">
        <w:rPr>
          <w:color w:val="auto"/>
          <w:sz w:val="20"/>
          <w:szCs w:val="20"/>
          <w:rPrChange w:id="66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D[3] = !(A &amp;&amp; B &amp;&amp; !enable);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0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7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7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4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67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FB3A92">
        <w:rPr>
          <w:color w:val="auto"/>
          <w:sz w:val="20"/>
          <w:szCs w:val="20"/>
          <w:rPrChange w:id="6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t_Count_Ones;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67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8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7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8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FB3A92">
        <w:rPr>
          <w:color w:val="auto"/>
          <w:sz w:val="20"/>
          <w:szCs w:val="20"/>
          <w:rPrChange w:id="68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R1_size = 8, R2_size = 4;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3080"/>
        </w:tabs>
        <w:spacing w:line="276" w:lineRule="auto"/>
        <w:ind w:left="1440"/>
        <w:rPr>
          <w:color w:val="auto"/>
          <w:sz w:val="20"/>
          <w:szCs w:val="20"/>
          <w:rPrChange w:id="6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83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30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8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85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68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68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R2;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3080"/>
        </w:tabs>
        <w:spacing w:line="276" w:lineRule="auto"/>
        <w:ind w:left="1440"/>
        <w:rPr>
          <w:color w:val="auto"/>
          <w:sz w:val="20"/>
          <w:szCs w:val="20"/>
          <w:rPrChange w:id="6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89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30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9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9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69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[R2_size -1: 0]</w:t>
      </w:r>
      <w:r w:rsidRPr="00FB3A92">
        <w:rPr>
          <w:color w:val="auto"/>
          <w:sz w:val="20"/>
          <w:szCs w:val="20"/>
          <w:rPrChange w:id="6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080"/>
        </w:tabs>
        <w:spacing w:line="276" w:lineRule="auto"/>
        <w:ind w:left="1440"/>
        <w:rPr>
          <w:color w:val="auto"/>
          <w:sz w:val="20"/>
          <w:szCs w:val="20"/>
          <w:rPrChange w:id="6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95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0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69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69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color w:val="auto"/>
          <w:sz w:val="20"/>
          <w:szCs w:val="20"/>
          <w:rPrChange w:id="6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Ready;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3080"/>
        </w:tabs>
        <w:spacing w:line="276" w:lineRule="auto"/>
        <w:ind w:left="1440"/>
        <w:rPr>
          <w:color w:val="auto"/>
          <w:sz w:val="20"/>
          <w:szCs w:val="20"/>
          <w:rPrChange w:id="69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00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30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0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70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[R1_size -1: 0]</w:t>
      </w:r>
      <w:r w:rsidRPr="00FB3A92">
        <w:rPr>
          <w:color w:val="auto"/>
          <w:sz w:val="20"/>
          <w:szCs w:val="20"/>
          <w:rPrChange w:id="7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3080"/>
        </w:tabs>
        <w:spacing w:line="276" w:lineRule="auto"/>
        <w:ind w:left="1440"/>
        <w:rPr>
          <w:color w:val="auto"/>
          <w:sz w:val="20"/>
          <w:szCs w:val="20"/>
          <w:rPrChange w:id="7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06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3080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0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08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FB3A92">
        <w:rPr>
          <w:color w:val="auto"/>
          <w:sz w:val="20"/>
          <w:szCs w:val="20"/>
          <w:rPrChange w:id="7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Start, clock, reset_b;</w:t>
      </w:r>
    </w:p>
    <w:p w:rsidR="004C5E28" w:rsidRPr="00FB3A92" w:rsidRDefault="004C5E28" w:rsidP="004C5E28">
      <w:pPr>
        <w:pStyle w:val="EXAMPLE1"/>
        <w:tabs>
          <w:tab w:val="clear" w:pos="1200"/>
          <w:tab w:val="clear" w:pos="1760"/>
          <w:tab w:val="left" w:pos="1260"/>
          <w:tab w:val="left" w:pos="3080"/>
          <w:tab w:val="left" w:pos="4886"/>
        </w:tabs>
        <w:spacing w:line="276" w:lineRule="auto"/>
        <w:ind w:left="1440"/>
        <w:rPr>
          <w:color w:val="auto"/>
          <w:sz w:val="20"/>
          <w:szCs w:val="20"/>
          <w:rPrChange w:id="7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11" w:author="Michael Ciletti" w:date="2016-06-28T09:56:00Z">
          <w:pPr>
            <w:pStyle w:val="EXAMPLE1"/>
            <w:tabs>
              <w:tab w:val="clear" w:pos="1200"/>
              <w:tab w:val="clear" w:pos="1760"/>
              <w:tab w:val="left" w:pos="1260"/>
              <w:tab w:val="left" w:pos="3080"/>
              <w:tab w:val="left" w:pos="4886"/>
            </w:tabs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1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FB3A92">
        <w:rPr>
          <w:rStyle w:val="BOLD"/>
          <w:color w:val="auto"/>
          <w:sz w:val="20"/>
          <w:szCs w:val="20"/>
          <w:rPrChange w:id="71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FB3A92">
        <w:rPr>
          <w:color w:val="auto"/>
          <w:sz w:val="20"/>
          <w:szCs w:val="20"/>
          <w:rPrChange w:id="71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[1: 0]</w:t>
      </w:r>
      <w:r w:rsidRPr="00FB3A92">
        <w:rPr>
          <w:color w:val="auto"/>
          <w:sz w:val="20"/>
          <w:szCs w:val="20"/>
          <w:rPrChange w:id="71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state;</w:t>
      </w:r>
      <w:r w:rsidRPr="00FB3A92">
        <w:rPr>
          <w:color w:val="auto"/>
          <w:sz w:val="20"/>
          <w:szCs w:val="20"/>
          <w:rPrChange w:id="71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Use only for debug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71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19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2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2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FB3A92">
        <w:rPr>
          <w:color w:val="auto"/>
          <w:sz w:val="20"/>
          <w:szCs w:val="20"/>
          <w:rPrChange w:id="72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state = {M0.M0.G1, M0.M0.G0};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2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24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2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color w:val="auto"/>
          <w:sz w:val="20"/>
          <w:szCs w:val="20"/>
          <w:rPrChange w:id="72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Count_Ones_STR_STR M0 (count, Ready, data, Start, clock, reset_b);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72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28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2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30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FB3A92">
        <w:rPr>
          <w:color w:val="auto"/>
          <w:sz w:val="20"/>
          <w:szCs w:val="20"/>
          <w:rPrChange w:id="73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#650 </w:t>
      </w:r>
      <w:r w:rsidRPr="00FB3A92">
        <w:rPr>
          <w:rStyle w:val="BOLD"/>
          <w:color w:val="auto"/>
          <w:sz w:val="20"/>
          <w:szCs w:val="20"/>
          <w:rPrChange w:id="732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$finish</w:t>
      </w:r>
      <w:r w:rsidRPr="00FB3A92">
        <w:rPr>
          <w:color w:val="auto"/>
          <w:sz w:val="20"/>
          <w:szCs w:val="20"/>
          <w:rPrChange w:id="73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73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5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3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3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FB3A92">
        <w:rPr>
          <w:color w:val="auto"/>
          <w:sz w:val="20"/>
          <w:szCs w:val="20"/>
          <w:rPrChange w:id="73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73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FB3A92">
        <w:rPr>
          <w:color w:val="auto"/>
          <w:sz w:val="20"/>
          <w:szCs w:val="20"/>
          <w:rPrChange w:id="74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clock = 0; #5 </w:t>
      </w:r>
      <w:r w:rsidRPr="00FB3A92">
        <w:rPr>
          <w:rStyle w:val="BOLD"/>
          <w:color w:val="auto"/>
          <w:sz w:val="20"/>
          <w:szCs w:val="20"/>
          <w:rPrChange w:id="741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forever</w:t>
      </w:r>
      <w:r w:rsidRPr="00FB3A92">
        <w:rPr>
          <w:color w:val="auto"/>
          <w:sz w:val="20"/>
          <w:szCs w:val="20"/>
          <w:rPrChange w:id="74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#5 clock = ~clock; </w:t>
      </w:r>
      <w:r w:rsidRPr="00FB3A92">
        <w:rPr>
          <w:rStyle w:val="BOLD"/>
          <w:color w:val="auto"/>
          <w:sz w:val="20"/>
          <w:szCs w:val="20"/>
          <w:rPrChange w:id="74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74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45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4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747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</w:t>
      </w:r>
      <w:r w:rsidRPr="00FB3A92">
        <w:rPr>
          <w:color w:val="auto"/>
          <w:sz w:val="20"/>
          <w:szCs w:val="20"/>
          <w:rPrChange w:id="74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FB3A92">
        <w:rPr>
          <w:rStyle w:val="BOLD"/>
          <w:color w:val="auto"/>
          <w:sz w:val="20"/>
          <w:szCs w:val="20"/>
          <w:rPrChange w:id="749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fork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5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51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5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lastRenderedPageBreak/>
        <w:t> </w:t>
      </w:r>
      <w:r w:rsidRPr="00FB3A92">
        <w:rPr>
          <w:color w:val="auto"/>
          <w:sz w:val="20"/>
          <w:szCs w:val="20"/>
          <w:rPrChange w:id="75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#1 reset_b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5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55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5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5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#3 reset_b = 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5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59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6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6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#4 reset_b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6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63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6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6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#27 reset_b = 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6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67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6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6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#29 reset_b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7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71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7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7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#355 reset_b = 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7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75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7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7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#365 reset_b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7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79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8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8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#4 data = 8'Hff;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8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83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8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8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#145 data = 8'haa;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8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87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8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8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 25 Start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9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1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9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93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 35 Start = 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9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5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79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797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#55 Start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79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9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0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801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#65 Start = 0;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80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03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04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805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#395 Start = 1;</w:t>
      </w:r>
    </w:p>
    <w:p w:rsidR="004C5E28" w:rsidRPr="00FB3A92" w:rsidRDefault="004C5E28" w:rsidP="004C5E28">
      <w:pPr>
        <w:pStyle w:val="EXAMPLE"/>
        <w:spacing w:line="276" w:lineRule="auto"/>
        <w:ind w:left="1440"/>
        <w:rPr>
          <w:color w:val="auto"/>
          <w:sz w:val="20"/>
          <w:szCs w:val="20"/>
          <w:rPrChange w:id="806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07" w:author="Michael Ciletti" w:date="2016-06-28T09:56:00Z">
          <w:pPr>
            <w:pStyle w:val="EXAMPLE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08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FB3A92">
        <w:rPr>
          <w:color w:val="auto"/>
          <w:sz w:val="20"/>
          <w:szCs w:val="20"/>
          <w:rPrChange w:id="809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#405 Start = 0;</w:t>
      </w:r>
    </w:p>
    <w:p w:rsidR="004C5E28" w:rsidRPr="00FB3A92" w:rsidRDefault="004C5E28" w:rsidP="004C5E28">
      <w:pPr>
        <w:pStyle w:val="EXAMPLE1"/>
        <w:spacing w:line="276" w:lineRule="auto"/>
        <w:ind w:left="1440"/>
        <w:rPr>
          <w:color w:val="auto"/>
          <w:sz w:val="20"/>
          <w:szCs w:val="20"/>
          <w:rPrChange w:id="810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11" w:author="Michael Ciletti" w:date="2016-06-28T09:56:00Z">
          <w:pPr>
            <w:pStyle w:val="EXAMPLE1"/>
            <w:spacing w:line="480" w:lineRule="auto"/>
          </w:pPr>
        </w:pPrChange>
      </w:pPr>
      <w:r w:rsidRPr="00FB3A92">
        <w:rPr>
          <w:color w:val="auto"/>
          <w:sz w:val="20"/>
          <w:szCs w:val="20"/>
          <w:rPrChange w:id="812" w:author="Michael Ciletti" w:date="2016-06-25T13:2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FB3A92">
        <w:rPr>
          <w:rStyle w:val="BOLD"/>
          <w:color w:val="auto"/>
          <w:sz w:val="20"/>
          <w:szCs w:val="20"/>
          <w:rPrChange w:id="813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join</w:t>
      </w:r>
    </w:p>
    <w:p w:rsidR="004C5E28" w:rsidRPr="00FB3A92" w:rsidRDefault="004C5E28" w:rsidP="004C5E28">
      <w:pPr>
        <w:pStyle w:val="EXAMPLE1"/>
        <w:pBdr>
          <w:bottom w:val="single" w:sz="4" w:space="1" w:color="auto"/>
        </w:pBdr>
        <w:spacing w:after="240" w:line="276" w:lineRule="auto"/>
        <w:ind w:left="1440"/>
        <w:rPr>
          <w:rStyle w:val="BOLD"/>
          <w:color w:val="auto"/>
          <w:sz w:val="20"/>
          <w:szCs w:val="20"/>
          <w:rPrChange w:id="814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pPrChange w:id="815" w:author="Michael Ciletti" w:date="2016-06-28T09:56:00Z">
          <w:pPr>
            <w:pStyle w:val="EXAMPLE1"/>
            <w:pBdr>
              <w:bottom w:val="single" w:sz="4" w:space="1" w:color="auto"/>
            </w:pBdr>
            <w:spacing w:after="240" w:line="480" w:lineRule="auto"/>
          </w:pPr>
        </w:pPrChange>
      </w:pPr>
      <w:r w:rsidRPr="00FB3A92">
        <w:rPr>
          <w:rStyle w:val="BOLD"/>
          <w:color w:val="auto"/>
          <w:sz w:val="20"/>
          <w:szCs w:val="20"/>
          <w:rPrChange w:id="816" w:author="Michael Ciletti" w:date="2016-06-25T13:2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E28"/>
    <w:rsid w:val="004C5E28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4C5E2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4C5E2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4C5E28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4C5E2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E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E2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4C5E2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4C5E28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4C5E28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4C5E2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5E2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E2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700</Words>
  <Characters>3993</Characters>
  <Application>Microsoft Macintosh Word</Application>
  <DocSecurity>0</DocSecurity>
  <Lines>33</Lines>
  <Paragraphs>9</Paragraphs>
  <ScaleCrop>false</ScaleCrop>
  <Company>mdc Images</Company>
  <LinksUpToDate>false</LinksUpToDate>
  <CharactersWithSpaces>4684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2017-06-07T03:35:00Z</dcterms:created>
  <dcterms:modified xsi:type="dcterms:W3CDTF">2017-06-07T03:35:00Z</dcterms:modified>
</cp:coreProperties>
</file>